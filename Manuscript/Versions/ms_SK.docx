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7C0A4" w14:textId="77777777" w:rsidR="00436F8A" w:rsidRDefault="00D4081E">
      <w:pPr>
        <w:pStyle w:val="Title"/>
      </w:pPr>
      <w:r>
        <w:t>New insights into the Weddell Sea ecosystem applying a network approach</w:t>
      </w:r>
    </w:p>
    <w:p w14:paraId="7F764205" w14:textId="77777777" w:rsidR="00436F8A" w:rsidRPr="00415C3B" w:rsidRDefault="00D4081E">
      <w:pPr>
        <w:pStyle w:val="Author"/>
        <w:rPr>
          <w:lang w:val="fi-FI"/>
        </w:rPr>
      </w:pPr>
      <w:proofErr w:type="spellStart"/>
      <w:r w:rsidRPr="00415C3B">
        <w:rPr>
          <w:lang w:val="fi-FI"/>
        </w:rPr>
        <w:t>Tomás</w:t>
      </w:r>
      <w:proofErr w:type="spellEnd"/>
      <w:r w:rsidRPr="00415C3B">
        <w:rPr>
          <w:lang w:val="fi-FI"/>
        </w:rPr>
        <w:t xml:space="preserve"> I. Marina, Leonardo A. Saravia and Susanne Kortsch</w:t>
      </w:r>
    </w:p>
    <w:p w14:paraId="76CFB020" w14:textId="77777777" w:rsidR="00436F8A" w:rsidRDefault="00D4081E">
      <w:pPr>
        <w:pStyle w:val="Heading2"/>
      </w:pPr>
      <w:bookmarkStart w:id="0" w:name="abstract"/>
      <w:r>
        <w:t>Abstract</w:t>
      </w:r>
    </w:p>
    <w:p w14:paraId="18A4B4A3" w14:textId="29993A21" w:rsidR="00436F8A" w:rsidRDefault="00D4081E">
      <w:pPr>
        <w:pStyle w:val="FirstParagraph"/>
      </w:pPr>
      <w:del w:id="1" w:author="Kortsch, Susanne" w:date="2022-11-21T08:59:00Z">
        <w:r w:rsidDel="003B458D">
          <w:delText xml:space="preserve">The </w:delText>
        </w:r>
      </w:del>
      <w:ins w:id="2" w:author="Kortsch, Susanne" w:date="2022-11-21T08:59:00Z">
        <w:r w:rsidR="003B458D">
          <w:t>N</w:t>
        </w:r>
      </w:ins>
      <w:del w:id="3" w:author="Kortsch, Susanne" w:date="2022-11-21T08:59:00Z">
        <w:r w:rsidDel="003B458D">
          <w:delText>n</w:delText>
        </w:r>
      </w:del>
      <w:r>
        <w:t>etwork approach</w:t>
      </w:r>
      <w:ins w:id="4" w:author="Kortsch, Susanne" w:date="2022-11-21T08:59:00Z">
        <w:r w:rsidR="003B458D">
          <w:t>es</w:t>
        </w:r>
      </w:ins>
      <w:ins w:id="5" w:author="Kortsch, Susanne" w:date="2022-11-21T09:00:00Z">
        <w:r w:rsidR="008823BB">
          <w:t xml:space="preserve"> can</w:t>
        </w:r>
      </w:ins>
      <w:r>
        <w:t xml:space="preserve"> </w:t>
      </w:r>
      <w:del w:id="6" w:author="Kortsch, Susanne" w:date="2022-11-21T08:59:00Z">
        <w:r w:rsidDel="003B458D">
          <w:delText>has proved to shade</w:delText>
        </w:r>
      </w:del>
      <w:ins w:id="7" w:author="Kortsch, Susanne" w:date="2022-11-21T08:59:00Z">
        <w:r w:rsidR="003B458D">
          <w:t>shed</w:t>
        </w:r>
      </w:ins>
      <w:r>
        <w:t xml:space="preserve"> </w:t>
      </w:r>
      <w:r>
        <w:t xml:space="preserve">light on the structure and stability of complex marine </w:t>
      </w:r>
      <w:del w:id="8" w:author="Kortsch, Susanne" w:date="2022-11-21T09:03:00Z">
        <w:r w:rsidDel="002A39E8">
          <w:delText>ecosystems</w:delText>
        </w:r>
      </w:del>
      <w:ins w:id="9" w:author="Kortsch, Susanne" w:date="2022-11-21T09:03:00Z">
        <w:r w:rsidR="00A47C0F">
          <w:t>communities</w:t>
        </w:r>
      </w:ins>
      <w:r>
        <w:t>. In recent years, such approach</w:t>
      </w:r>
      <w:ins w:id="10" w:author="Kortsch, Susanne" w:date="2022-11-21T08:59:00Z">
        <w:r w:rsidR="0062453A">
          <w:t>es</w:t>
        </w:r>
      </w:ins>
      <w:del w:id="11" w:author="Kortsch, Susanne" w:date="2022-11-21T08:59:00Z">
        <w:r w:rsidDel="0062453A">
          <w:delText xml:space="preserve"> was </w:delText>
        </w:r>
      </w:del>
      <w:ins w:id="12" w:author="Kortsch, Susanne" w:date="2022-11-21T08:59:00Z">
        <w:r w:rsidR="0062453A">
          <w:t xml:space="preserve"> have been </w:t>
        </w:r>
      </w:ins>
      <w:ins w:id="13" w:author="Kortsch, Susanne" w:date="2022-11-21T09:00:00Z">
        <w:r w:rsidR="008823BB">
          <w:t xml:space="preserve">successfully </w:t>
        </w:r>
      </w:ins>
      <w:ins w:id="14" w:author="Kortsch, Susanne" w:date="2022-11-21T08:59:00Z">
        <w:r w:rsidR="0062453A">
          <w:t xml:space="preserve">applied </w:t>
        </w:r>
      </w:ins>
      <w:ins w:id="15" w:author="Kortsch, Susanne" w:date="2022-11-21T09:00:00Z">
        <w:r w:rsidR="008823BB">
          <w:t xml:space="preserve">to </w:t>
        </w:r>
      </w:ins>
      <w:del w:id="16" w:author="Kortsch, Susanne" w:date="2022-11-21T09:00:00Z">
        <w:r w:rsidDel="008823BB">
          <w:delText xml:space="preserve">succesfully </w:delText>
        </w:r>
      </w:del>
      <w:del w:id="17" w:author="Kortsch, Susanne" w:date="2022-11-21T08:59:00Z">
        <w:r w:rsidDel="0062453A">
          <w:delText xml:space="preserve">applied to the </w:delText>
        </w:r>
      </w:del>
      <w:r>
        <w:t xml:space="preserve">study </w:t>
      </w:r>
      <w:del w:id="18" w:author="Kortsch, Susanne" w:date="2022-11-21T08:59:00Z">
        <w:r w:rsidDel="0062453A">
          <w:delText xml:space="preserve">of </w:delText>
        </w:r>
      </w:del>
      <w:r>
        <w:t>polar ecosystems</w:t>
      </w:r>
      <w:bookmarkStart w:id="19" w:name="_Hlk119914423"/>
      <w:r>
        <w:t>, improving our knowledge on how they might respond to ongoin</w:t>
      </w:r>
      <w:r>
        <w:t>g environmental changes</w:t>
      </w:r>
      <w:bookmarkEnd w:id="19"/>
      <w:r>
        <w:t>. The Weddell Sea</w:t>
      </w:r>
      <w:ins w:id="20" w:author="Kortsch, Susanne" w:date="2022-11-21T09:01:00Z">
        <w:r w:rsidR="00F266CC">
          <w:t xml:space="preserve"> </w:t>
        </w:r>
      </w:ins>
      <w:del w:id="21" w:author="Kortsch, Susanne" w:date="2022-11-21T09:01:00Z">
        <w:r w:rsidDel="00F266CC">
          <w:delText xml:space="preserve">, </w:delText>
        </w:r>
        <w:r w:rsidDel="00F266CC">
          <w:delText xml:space="preserve">particularly the high continental shelf area (74-78ºS), </w:delText>
        </w:r>
      </w:del>
      <w:r>
        <w:t xml:space="preserve">is one of the most studied </w:t>
      </w:r>
      <w:del w:id="22" w:author="Kortsch, Susanne" w:date="2022-11-21T09:11:00Z">
        <w:r w:rsidDel="00FA5228">
          <w:delText xml:space="preserve">areas </w:delText>
        </w:r>
      </w:del>
      <w:ins w:id="23" w:author="Kortsch, Susanne" w:date="2022-11-21T09:11:00Z">
        <w:r w:rsidR="00FA5228">
          <w:t>marine ecosystems</w:t>
        </w:r>
        <w:r w:rsidR="00FA5228">
          <w:t xml:space="preserve"> </w:t>
        </w:r>
      </w:ins>
      <w:r>
        <w:t xml:space="preserve">outside the Antarctic Peninsula in the Southern Ocean. </w:t>
      </w:r>
      <w:del w:id="24" w:author="Kortsch, Susanne" w:date="2022-11-21T09:01:00Z">
        <w:r w:rsidDel="00F266CC">
          <w:delText>However,</w:delText>
        </w:r>
      </w:del>
      <w:ins w:id="25" w:author="Kortsch, Susanne" w:date="2022-11-21T09:01:00Z">
        <w:r w:rsidR="00F266CC">
          <w:t>Yet,</w:t>
        </w:r>
      </w:ins>
      <w:r>
        <w:t xml:space="preserve"> few </w:t>
      </w:r>
      <w:del w:id="26" w:author="Kortsch, Susanne" w:date="2022-11-21T09:01:00Z">
        <w:r w:rsidDel="00F266CC">
          <w:delText xml:space="preserve">researches </w:delText>
        </w:r>
      </w:del>
      <w:ins w:id="27" w:author="Kortsch, Susanne" w:date="2022-11-21T09:01:00Z">
        <w:r w:rsidR="00F266CC">
          <w:t>studies</w:t>
        </w:r>
        <w:r w:rsidR="00F266CC">
          <w:t xml:space="preserve"> </w:t>
        </w:r>
      </w:ins>
      <w:del w:id="28" w:author="Kortsch, Susanne" w:date="2022-11-21T09:11:00Z">
        <w:r w:rsidDel="00DD5ACA">
          <w:delText>have considered</w:delText>
        </w:r>
      </w:del>
      <w:ins w:id="29" w:author="Kortsch, Susanne" w:date="2022-11-21T09:11:00Z">
        <w:r w:rsidR="00DD5ACA">
          <w:t>consider</w:t>
        </w:r>
      </w:ins>
      <w:r>
        <w:t xml:space="preserve"> </w:t>
      </w:r>
      <w:r>
        <w:t xml:space="preserve">the </w:t>
      </w:r>
      <w:r>
        <w:t>known complexity of the We</w:t>
      </w:r>
      <w:r>
        <w:t>ddell Sea</w:t>
      </w:r>
      <w:ins w:id="30" w:author="Kortsch, Susanne" w:date="2022-11-21T09:02:00Z">
        <w:r w:rsidR="003B7BFC">
          <w:t xml:space="preserve"> food web which </w:t>
        </w:r>
      </w:ins>
      <w:ins w:id="31" w:author="Kortsch, Susanne" w:date="2022-11-21T09:11:00Z">
        <w:r w:rsidR="009F67B8">
          <w:t xml:space="preserve">in its current form </w:t>
        </w:r>
      </w:ins>
      <w:ins w:id="32" w:author="Kortsch, Susanne" w:date="2022-11-21T09:02:00Z">
        <w:r w:rsidR="003B7BFC">
          <w:t xml:space="preserve">comprises </w:t>
        </w:r>
        <w:r w:rsidR="003B7BFC">
          <w:t>490 species and 16041 predator-prey interactions</w:t>
        </w:r>
      </w:ins>
      <w:r>
        <w:t xml:space="preserve">. </w:t>
      </w:r>
      <w:ins w:id="33" w:author="Kortsch, Susanne" w:date="2022-11-21T09:06:00Z">
        <w:r w:rsidR="00185A57">
          <w:t>Here w</w:t>
        </w:r>
      </w:ins>
      <w:ins w:id="34" w:author="Kortsch, Susanne" w:date="2022-11-21T09:03:00Z">
        <w:r w:rsidR="003B7BFC">
          <w:t xml:space="preserve">e </w:t>
        </w:r>
      </w:ins>
      <w:ins w:id="35" w:author="Kortsch, Susanne" w:date="2022-11-21T09:04:00Z">
        <w:r w:rsidR="0006301E">
          <w:t>analyzed</w:t>
        </w:r>
      </w:ins>
      <w:ins w:id="36" w:author="Kortsch, Susanne" w:date="2022-11-21T09:03:00Z">
        <w:r w:rsidR="003B7BFC">
          <w:t xml:space="preserve"> the Weddell Sea food web</w:t>
        </w:r>
      </w:ins>
      <w:ins w:id="37" w:author="Kortsch, Susanne" w:date="2022-11-21T09:07:00Z">
        <w:r w:rsidR="00185A57">
          <w:t>,</w:t>
        </w:r>
      </w:ins>
      <w:ins w:id="38" w:author="Kortsch, Susanne" w:date="2022-11-21T09:04:00Z">
        <w:r w:rsidR="0006301E">
          <w:t xml:space="preserve"> </w:t>
        </w:r>
      </w:ins>
      <w:del w:id="39" w:author="Kortsch, Susanne" w:date="2022-11-21T09:01:00Z">
        <w:r w:rsidDel="003B7BFC">
          <w:delText xml:space="preserve">Understanding and projecting impacts of change in this ecosystem requires a framework considering the full complexity of it. </w:delText>
        </w:r>
      </w:del>
      <w:del w:id="40" w:author="Kortsch, Susanne" w:date="2022-11-21T09:04:00Z">
        <w:r w:rsidDel="0006301E">
          <w:delText>Here</w:delText>
        </w:r>
        <w:r w:rsidDel="0006301E">
          <w:delText xml:space="preserve"> </w:delText>
        </w:r>
        <w:r w:rsidDel="0006301E">
          <w:delText xml:space="preserve">we </w:delText>
        </w:r>
      </w:del>
      <w:r>
        <w:t>focus</w:t>
      </w:r>
      <w:ins w:id="41" w:author="Kortsch, Susanne" w:date="2022-11-21T09:04:00Z">
        <w:r w:rsidR="0006301E">
          <w:t>ing</w:t>
        </w:r>
      </w:ins>
      <w:r>
        <w:t xml:space="preserve"> on </w:t>
      </w:r>
      <w:del w:id="42" w:author="Kortsch, Susanne" w:date="2022-11-21T09:07:00Z">
        <w:r w:rsidDel="003E0295">
          <w:delText xml:space="preserve">the </w:delText>
        </w:r>
      </w:del>
      <w:r>
        <w:t xml:space="preserve">trophic interactions that underpin ecosystem structure and stability. </w:t>
      </w:r>
      <w:del w:id="43" w:author="Kortsch, Susanne" w:date="2022-11-21T09:03:00Z">
        <w:r w:rsidDel="003B7BFC">
          <w:delText>We analysed the Weddell Sea f</w:delText>
        </w:r>
        <w:r w:rsidDel="003B7BFC">
          <w:delText>ood web, composed by</w:delText>
        </w:r>
      </w:del>
      <w:del w:id="44" w:author="Kortsch, Susanne" w:date="2022-11-21T09:02:00Z">
        <w:r w:rsidDel="003B7BFC">
          <w:delText xml:space="preserve"> 490 species and 16041 predator-prey interactions</w:delText>
        </w:r>
      </w:del>
      <w:del w:id="45" w:author="Kortsch, Susanne" w:date="2022-11-21T09:03:00Z">
        <w:r w:rsidDel="003B7BFC">
          <w:delText xml:space="preserve">, which is the highest-resolved Antarctic food web constructed so far. </w:delText>
        </w:r>
      </w:del>
      <w:ins w:id="46" w:author="Kortsch, Susanne" w:date="2022-11-21T09:05:00Z">
        <w:r w:rsidR="00687A41">
          <w:t>We e</w:t>
        </w:r>
      </w:ins>
      <w:del w:id="47" w:author="Kortsch, Susanne" w:date="2022-11-21T09:05:00Z">
        <w:r w:rsidDel="00687A41">
          <w:delText>The objective of our work was threefold: 1) e</w:delText>
        </w:r>
      </w:del>
      <w:r>
        <w:t>stimate</w:t>
      </w:r>
      <w:ins w:id="48" w:author="Kortsch, Susanne" w:date="2022-11-21T09:05:00Z">
        <w:r w:rsidR="00687A41">
          <w:t>d</w:t>
        </w:r>
      </w:ins>
      <w:r>
        <w:t xml:space="preserve"> the strength for each interaction in the food web, </w:t>
      </w:r>
      <w:del w:id="49" w:author="Kortsch, Susanne" w:date="2022-11-21T09:05:00Z">
        <w:r w:rsidDel="00687A41">
          <w:delText xml:space="preserve">2) </w:delText>
        </w:r>
        <w:r w:rsidDel="00687A41">
          <w:delText>character</w:delText>
        </w:r>
        <w:r w:rsidDel="00687A41">
          <w:delText>ise</w:delText>
        </w:r>
      </w:del>
      <w:ins w:id="50" w:author="Kortsch, Susanne" w:date="2022-11-21T09:05:00Z">
        <w:r w:rsidR="00687A41">
          <w:t>characterized</w:t>
        </w:r>
      </w:ins>
      <w:r>
        <w:t xml:space="preserve"> </w:t>
      </w:r>
      <w:del w:id="51" w:author="Kortsch, Susanne" w:date="2022-11-21T09:07:00Z">
        <w:r w:rsidDel="005D17B0">
          <w:delText xml:space="preserve">the </w:delText>
        </w:r>
      </w:del>
      <w:r>
        <w:t>species</w:t>
      </w:r>
      <w:ins w:id="52" w:author="Kortsch, Susanne" w:date="2022-11-21T09:07:00Z">
        <w:r w:rsidR="005D17B0">
          <w:t xml:space="preserve"> position in the food web</w:t>
        </w:r>
      </w:ins>
      <w:r>
        <w:t xml:space="preserve"> </w:t>
      </w:r>
      <w:del w:id="53" w:author="Kortsch, Susanne" w:date="2022-11-21T09:07:00Z">
        <w:r w:rsidDel="001A21D2">
          <w:delText xml:space="preserve">considering </w:delText>
        </w:r>
      </w:del>
      <w:ins w:id="54" w:author="Kortsch, Susanne" w:date="2022-11-21T09:07:00Z">
        <w:r w:rsidR="001A21D2">
          <w:t>using</w:t>
        </w:r>
        <w:r w:rsidR="001A21D2">
          <w:t xml:space="preserve"> </w:t>
        </w:r>
      </w:ins>
      <w:del w:id="55" w:author="Kortsch, Susanne" w:date="2022-11-21T09:07:00Z">
        <w:r w:rsidDel="001A21D2">
          <w:delText xml:space="preserve">weighted and </w:delText>
        </w:r>
      </w:del>
      <w:r>
        <w:t xml:space="preserve">unweighted </w:t>
      </w:r>
      <w:ins w:id="56" w:author="Kortsch, Susanne" w:date="2022-11-21T09:08:00Z">
        <w:r w:rsidR="001A21D2">
          <w:t xml:space="preserve">and </w:t>
        </w:r>
      </w:ins>
      <w:ins w:id="57" w:author="Kortsch, Susanne" w:date="2022-11-21T09:07:00Z">
        <w:r w:rsidR="001A21D2">
          <w:t xml:space="preserve">weighted </w:t>
        </w:r>
      </w:ins>
      <w:r>
        <w:t xml:space="preserve">properties, and </w:t>
      </w:r>
      <w:del w:id="58" w:author="Kortsch, Susanne" w:date="2022-11-21T09:05:00Z">
        <w:r w:rsidDel="00687A41">
          <w:delText xml:space="preserve">3) </w:delText>
        </w:r>
      </w:del>
      <w:proofErr w:type="spellStart"/>
      <w:r>
        <w:t>analyse</w:t>
      </w:r>
      <w:ins w:id="59" w:author="Kortsch, Susanne" w:date="2022-11-21T09:05:00Z">
        <w:r w:rsidR="00687A41">
          <w:t>d</w:t>
        </w:r>
      </w:ins>
      <w:proofErr w:type="spellEnd"/>
      <w:del w:id="60" w:author="Kortsch, Susanne" w:date="2022-11-21T09:05:00Z">
        <w:r w:rsidDel="00687A41">
          <w:delText xml:space="preserve"> the</w:delText>
        </w:r>
      </w:del>
      <w:r>
        <w:t xml:space="preserve"> species’ role</w:t>
      </w:r>
      <w:ins w:id="61" w:author="Kortsch, Susanne" w:date="2022-11-21T09:05:00Z">
        <w:r w:rsidR="00DD34E1">
          <w:t>s</w:t>
        </w:r>
        <w:r w:rsidR="00687A41">
          <w:t xml:space="preserve"> with respect to</w:t>
        </w:r>
      </w:ins>
      <w:r>
        <w:t xml:space="preserve"> in the stability of the food web. On the one hand, we found that the distribution of the interaction strength at the food web level is asymmetric, where weak i</w:t>
      </w:r>
      <w:r>
        <w:t>nteractions are prevalent. Including such information as a (weighted) property for species we detected a positive relationship between species mean interaction strength and two unweighted properties, trophic level and the total number of interactions. We a</w:t>
      </w:r>
      <w:r>
        <w:t xml:space="preserve">lso found that only </w:t>
      </w:r>
      <w:commentRangeStart w:id="62"/>
      <w:r>
        <w:t>few species are key</w:t>
      </w:r>
      <w:commentRangeEnd w:id="62"/>
      <w:r w:rsidR="00415C3B">
        <w:rPr>
          <w:rStyle w:val="CommentReference"/>
        </w:rPr>
        <w:commentReference w:id="62"/>
      </w:r>
      <w:r>
        <w:t xml:space="preserve"> in terms of food web stability, presenting </w:t>
      </w:r>
      <w:proofErr w:type="gramStart"/>
      <w:r>
        <w:t>particular weighted</w:t>
      </w:r>
      <w:proofErr w:type="gramEnd"/>
      <w:r>
        <w:t xml:space="preserve"> and unweighted properties. In the same analysis we have integrated food web and species information, enabling a more complete assessment of the ecosystem</w:t>
      </w:r>
      <w:r>
        <w:t xml:space="preserve"> structure and function, likely highlighting the ecological processes at play in the Weddell Sea. We consider that our results provide new insights important for the development of effective policies and management strategies, particularly given the ongoin</w:t>
      </w:r>
      <w:r>
        <w:t>g initiative to implement a Marine Protected Area (MPA) in the Weddell Sea.</w:t>
      </w:r>
    </w:p>
    <w:p w14:paraId="01B2922F" w14:textId="77777777" w:rsidR="00436F8A" w:rsidRDefault="00D4081E">
      <w:pPr>
        <w:pStyle w:val="Heading2"/>
      </w:pPr>
      <w:bookmarkStart w:id="63" w:name="introduction"/>
      <w:bookmarkEnd w:id="0"/>
      <w:r>
        <w:t>Introduction</w:t>
      </w:r>
    </w:p>
    <w:p w14:paraId="3A9EB4B2" w14:textId="77777777" w:rsidR="00436F8A" w:rsidRDefault="00D4081E">
      <w:pPr>
        <w:pStyle w:val="FirstParagraph"/>
      </w:pPr>
      <w:commentRangeStart w:id="64"/>
      <w:r>
        <w:t>The objective of this work was threefold: 1) estimate the strength for each interaction in the Weddell Sea food web, 2) characterise species considering weighted and u</w:t>
      </w:r>
      <w:r>
        <w:t>nweighted properties, and 3) analyse the species’ role in the stability of the food web.</w:t>
      </w:r>
      <w:commentRangeEnd w:id="64"/>
      <w:r w:rsidR="00D66DE4">
        <w:rPr>
          <w:rStyle w:val="CommentReference"/>
        </w:rPr>
        <w:commentReference w:id="64"/>
      </w:r>
    </w:p>
    <w:p w14:paraId="7586DD2A" w14:textId="77777777" w:rsidR="00436F8A" w:rsidRDefault="00D4081E">
      <w:pPr>
        <w:pStyle w:val="Heading2"/>
      </w:pPr>
      <w:bookmarkStart w:id="65" w:name="methodology"/>
      <w:bookmarkEnd w:id="63"/>
      <w:r>
        <w:t>Methodology</w:t>
      </w:r>
    </w:p>
    <w:p w14:paraId="51DF968F" w14:textId="77777777" w:rsidR="00436F8A" w:rsidRDefault="00D4081E">
      <w:pPr>
        <w:pStyle w:val="Heading3"/>
      </w:pPr>
      <w:bookmarkStart w:id="66" w:name="study-area"/>
      <w:r>
        <w:t>Study area</w:t>
      </w:r>
    </w:p>
    <w:p w14:paraId="099FC0FF" w14:textId="29E8430F" w:rsidR="00436F8A" w:rsidRDefault="00D4081E">
      <w:pPr>
        <w:pStyle w:val="FirstParagraph"/>
      </w:pPr>
      <w:r>
        <w:t xml:space="preserve">The high Antarctic Weddell Sea shelf is situated between 74 and 78ºS </w:t>
      </w:r>
      <w:del w:id="67" w:author="Kortsch, Susanne" w:date="2022-11-21T09:14:00Z">
        <w:r w:rsidDel="00787933">
          <w:delText xml:space="preserve">with a length of </w:delText>
        </w:r>
      </w:del>
      <w:ins w:id="68" w:author="Kortsch, Susanne" w:date="2022-11-21T09:14:00Z">
        <w:r w:rsidR="00787933">
          <w:t xml:space="preserve">stretching </w:t>
        </w:r>
      </w:ins>
      <w:r>
        <w:t>approximately 450 km</w:t>
      </w:r>
      <w:ins w:id="69" w:author="Kortsch, Susanne" w:date="2022-11-21T09:14:00Z">
        <w:r w:rsidR="00787933">
          <w:t xml:space="preserve"> from South to North</w:t>
        </w:r>
      </w:ins>
      <w:r>
        <w:t xml:space="preserve"> (Figure 1). Water depth varies </w:t>
      </w:r>
      <w:del w:id="70" w:author="Kortsch, Susanne" w:date="2022-11-21T09:14:00Z">
        <w:r w:rsidDel="00C75704">
          <w:delText xml:space="preserve">from </w:delText>
        </w:r>
      </w:del>
      <w:ins w:id="71" w:author="Kortsch, Susanne" w:date="2022-11-21T09:14:00Z">
        <w:r w:rsidR="00C75704">
          <w:t>between</w:t>
        </w:r>
        <w:r w:rsidR="00C75704">
          <w:t xml:space="preserve"> </w:t>
        </w:r>
      </w:ins>
      <w:r>
        <w:t>2</w:t>
      </w:r>
      <w:r>
        <w:t xml:space="preserve">00 </w:t>
      </w:r>
      <w:ins w:id="72" w:author="Kortsch, Susanne" w:date="2022-11-21T09:15:00Z">
        <w:r w:rsidR="00C75704">
          <w:t xml:space="preserve">and </w:t>
        </w:r>
      </w:ins>
      <w:del w:id="73" w:author="Kortsch, Susanne" w:date="2022-11-21T09:15:00Z">
        <w:r w:rsidDel="00C75704">
          <w:delText>t</w:delText>
        </w:r>
      </w:del>
      <w:del w:id="74" w:author="Kortsch, Susanne" w:date="2022-11-21T09:14:00Z">
        <w:r w:rsidDel="00C75704">
          <w:delText xml:space="preserve">o </w:delText>
        </w:r>
      </w:del>
      <w:r>
        <w:t xml:space="preserve">500 </w:t>
      </w:r>
      <w:del w:id="75" w:author="Kortsch, Susanne" w:date="2022-11-21T09:15:00Z">
        <w:r w:rsidDel="005377F7">
          <w:delText>m</w:delText>
        </w:r>
      </w:del>
      <w:ins w:id="76" w:author="Kortsch, Susanne" w:date="2022-11-21T09:15:00Z">
        <w:r w:rsidR="005377F7">
          <w:t>meters, and</w:t>
        </w:r>
      </w:ins>
      <w:del w:id="77" w:author="Kortsch, Susanne" w:date="2022-11-21T09:15:00Z">
        <w:r w:rsidDel="005377F7">
          <w:delText>.</w:delText>
        </w:r>
      </w:del>
      <w:r>
        <w:t xml:space="preserve"> </w:t>
      </w:r>
      <w:ins w:id="78" w:author="Kortsch, Susanne" w:date="2022-11-21T09:15:00Z">
        <w:r w:rsidR="005377F7">
          <w:t>s</w:t>
        </w:r>
      </w:ins>
      <w:del w:id="79" w:author="Kortsch, Susanne" w:date="2022-11-21T09:15:00Z">
        <w:r w:rsidDel="005377F7">
          <w:delText>S</w:delText>
        </w:r>
      </w:del>
      <w:r>
        <w:t xml:space="preserve">hallower areas are covered by continental ice, which forms the coastline along the eastern and southern part of the Weddell Sea. The shelf area contains a </w:t>
      </w:r>
      <w:r>
        <w:lastRenderedPageBreak/>
        <w:t xml:space="preserve">complex three-dimensional habitat with large </w:t>
      </w:r>
      <w:commentRangeStart w:id="80"/>
      <w:r>
        <w:t>biomass</w:t>
      </w:r>
      <w:commentRangeEnd w:id="80"/>
      <w:r w:rsidR="00476716">
        <w:rPr>
          <w:rStyle w:val="CommentReference"/>
        </w:rPr>
        <w:commentReference w:id="80"/>
      </w:r>
      <w:r>
        <w:t>, intermediate to high diversity in</w:t>
      </w:r>
      <w:r>
        <w:t xml:space="preserve"> comparison to benthic boreal communities and a spatially patchy distribution of organisms (Dayton 1990; Teixidó, Garrabou, and Arntz 2002).</w:t>
      </w:r>
    </w:p>
    <w:p w14:paraId="50BBB055" w14:textId="77777777" w:rsidR="00436F8A" w:rsidRDefault="00D4081E">
      <w:pPr>
        <w:pStyle w:val="CaptionedFigure"/>
      </w:pPr>
      <w:r>
        <w:rPr>
          <w:noProof/>
        </w:rPr>
        <w:drawing>
          <wp:inline distT="0" distB="0" distL="0" distR="0" wp14:anchorId="50F53B8D" wp14:editId="6AFA81D0">
            <wp:extent cx="5334000" cy="4000500"/>
            <wp:effectExtent l="0" t="0" r="0" b="0"/>
            <wp:docPr id="23" name="Picture" descr="Figure 1. Map of the Weddell Sea and Dronning Maud Land sector highlighting the high Antarctic shelf as a dashed-line contour. Modified from www.soos.aq."/>
            <wp:cNvGraphicFramePr/>
            <a:graphic xmlns:a="http://schemas.openxmlformats.org/drawingml/2006/main">
              <a:graphicData uri="http://schemas.openxmlformats.org/drawingml/2006/picture">
                <pic:pic xmlns:pic="http://schemas.openxmlformats.org/drawingml/2006/picture">
                  <pic:nvPicPr>
                    <pic:cNvPr id="24" name="Picture" descr="Fig.1_StudyMap.jp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4B688179" w14:textId="77777777" w:rsidR="00436F8A" w:rsidRDefault="00D4081E">
      <w:pPr>
        <w:pStyle w:val="ImageCaption"/>
      </w:pPr>
      <w:r>
        <w:t>Figure 1. Map of the Weddell Sea and Dronning Maud Land sector highlighting the high Antarctic shelf as a dashed-</w:t>
      </w:r>
      <w:r>
        <w:t>line contour. Modified from www.soos.aq.</w:t>
      </w:r>
    </w:p>
    <w:p w14:paraId="033BDB93" w14:textId="77777777" w:rsidR="00436F8A" w:rsidRDefault="00D4081E">
      <w:pPr>
        <w:pStyle w:val="Heading3"/>
      </w:pPr>
      <w:bookmarkStart w:id="81" w:name="weddell-sea-food-web-dataset"/>
      <w:bookmarkEnd w:id="66"/>
      <w:r>
        <w:t>Weddell Sea food web dataset</w:t>
      </w:r>
    </w:p>
    <w:p w14:paraId="2A6336FF" w14:textId="373521B9" w:rsidR="00436F8A" w:rsidRDefault="00D4081E">
      <w:pPr>
        <w:pStyle w:val="FirstParagraph"/>
      </w:pPr>
      <w:del w:id="82" w:author="Kortsch, Susanne" w:date="2022-11-21T09:46:00Z">
        <w:r w:rsidDel="006A08F3">
          <w:delText>We obtained the dataset of the</w:delText>
        </w:r>
      </w:del>
      <w:ins w:id="83" w:author="Kortsch, Susanne" w:date="2022-11-21T09:46:00Z">
        <w:r w:rsidR="006A08F3">
          <w:t>The</w:t>
        </w:r>
      </w:ins>
      <w:r>
        <w:t xml:space="preserve"> Weddell Sea food web</w:t>
      </w:r>
      <w:ins w:id="84" w:author="Kortsch, Susanne" w:date="2022-11-21T09:46:00Z">
        <w:r w:rsidR="006A08F3">
          <w:t xml:space="preserve"> was retrieved</w:t>
        </w:r>
      </w:ins>
      <w:r>
        <w:t xml:space="preserve"> from the </w:t>
      </w:r>
      <w:proofErr w:type="spellStart"/>
      <w:r>
        <w:t>GlobAL</w:t>
      </w:r>
      <w:proofErr w:type="spellEnd"/>
      <w:r>
        <w:t xml:space="preserve"> daTabasE of traits and food Web Architecture (GATEWAy, version 1.0) of the German Centre for Integrative Biodiversity </w:t>
      </w:r>
      <w:r>
        <w:t>Research (</w:t>
      </w:r>
      <w:proofErr w:type="spellStart"/>
      <w:r>
        <w:t>iDiv</w:t>
      </w:r>
      <w:proofErr w:type="spellEnd"/>
      <w:r>
        <w:t xml:space="preserve">) Halle-Jena-Leipzig (Brose </w:t>
      </w:r>
      <w:commentRangeStart w:id="85"/>
      <w:r>
        <w:t>2018</w:t>
      </w:r>
      <w:commentRangeEnd w:id="85"/>
      <w:r w:rsidR="0018397C">
        <w:rPr>
          <w:rStyle w:val="CommentReference"/>
        </w:rPr>
        <w:commentReference w:id="85"/>
      </w:r>
      <w:r>
        <w:t xml:space="preserve">). </w:t>
      </w:r>
      <w:del w:id="86" w:author="Kortsch, Susanne" w:date="2022-11-21T09:47:00Z">
        <w:r w:rsidDel="00E1792D">
          <w:delText>This open access database is a list of</w:delText>
        </w:r>
      </w:del>
      <w:ins w:id="87" w:author="Kortsch, Susanne" w:date="2022-11-21T09:47:00Z">
        <w:r w:rsidR="00E1792D">
          <w:t>In addition</w:t>
        </w:r>
      </w:ins>
      <w:ins w:id="88" w:author="Kortsch, Susanne" w:date="2022-11-21T09:49:00Z">
        <w:r w:rsidR="00AF3940">
          <w:t xml:space="preserve"> to</w:t>
        </w:r>
      </w:ins>
      <w:r>
        <w:t xml:space="preserve"> predator-prey interactions</w:t>
      </w:r>
      <w:del w:id="89" w:author="Kortsch, Susanne" w:date="2022-11-21T09:48:00Z">
        <w:r w:rsidDel="00DB380C">
          <w:delText xml:space="preserve"> </w:delText>
        </w:r>
      </w:del>
      <w:del w:id="90" w:author="Kortsch, Susanne" w:date="2022-11-21T09:47:00Z">
        <w:r w:rsidDel="00DB380C">
          <w:delText xml:space="preserve">that contains several </w:delText>
        </w:r>
      </w:del>
      <w:del w:id="91" w:author="Kortsch, Susanne" w:date="2022-11-21T09:48:00Z">
        <w:r w:rsidDel="00DB380C">
          <w:delText>highly-resolved food webs</w:delText>
        </w:r>
      </w:del>
      <w:r>
        <w:t xml:space="preserve">, </w:t>
      </w:r>
      <w:ins w:id="92" w:author="Kortsch, Susanne" w:date="2022-11-21T09:48:00Z">
        <w:r w:rsidR="00DB380C">
          <w:t xml:space="preserve">the data base </w:t>
        </w:r>
      </w:ins>
      <w:ins w:id="93" w:author="Kortsch, Susanne" w:date="2022-11-21T09:50:00Z">
        <w:r w:rsidR="00AF3940">
          <w:t>contains information on other</w:t>
        </w:r>
      </w:ins>
      <w:del w:id="94" w:author="Kortsch, Susanne" w:date="2022-11-21T09:50:00Z">
        <w:r w:rsidDel="00AF3940">
          <w:delText>i</w:delText>
        </w:r>
        <w:r w:rsidDel="00AF3940">
          <w:delText>ncluding</w:delText>
        </w:r>
      </w:del>
      <w:r>
        <w:t xml:space="preserve"> biological data </w:t>
      </w:r>
      <w:ins w:id="95" w:author="Kortsch, Susanne" w:date="2022-11-21T09:50:00Z">
        <w:r w:rsidR="00AF3940">
          <w:t xml:space="preserve">such as the </w:t>
        </w:r>
      </w:ins>
      <w:del w:id="96" w:author="Kortsch, Susanne" w:date="2022-11-21T09:50:00Z">
        <w:r w:rsidDel="00AF3940">
          <w:delText>about the consumer and resource species involved in each trophic i</w:delText>
        </w:r>
        <w:r w:rsidDel="00AF3940">
          <w:delText>nteraction (i.e. </w:delText>
        </w:r>
      </w:del>
      <w:r>
        <w:t xml:space="preserve">mean </w:t>
      </w:r>
      <w:ins w:id="97" w:author="Kortsch, Susanne" w:date="2022-11-21T09:50:00Z">
        <w:r w:rsidR="00AF3940">
          <w:t xml:space="preserve">body </w:t>
        </w:r>
      </w:ins>
      <w:r>
        <w:t>mass</w:t>
      </w:r>
      <w:ins w:id="98" w:author="Kortsch, Susanne" w:date="2022-11-21T09:59:00Z">
        <w:r w:rsidR="00B47F13">
          <w:t xml:space="preserve"> and movement type</w:t>
        </w:r>
      </w:ins>
      <w:ins w:id="99" w:author="Kortsch, Susanne" w:date="2022-11-21T09:50:00Z">
        <w:r w:rsidR="00AF3940">
          <w:t xml:space="preserve"> for each species in the food web</w:t>
        </w:r>
      </w:ins>
      <w:del w:id="100" w:author="Kortsch, Susanne" w:date="2022-11-21T09:50:00Z">
        <w:r w:rsidDel="00AF3940">
          <w:delText>)</w:delText>
        </w:r>
      </w:del>
      <w:r>
        <w:t xml:space="preserve">. </w:t>
      </w:r>
      <w:commentRangeStart w:id="101"/>
      <w:commentRangeStart w:id="102"/>
      <w:r>
        <w:t>Furthermore, it incorporates information about the interaction itself, such as the dimensionality (2 or 3 dimensions).</w:t>
      </w:r>
      <w:commentRangeEnd w:id="101"/>
      <w:r w:rsidR="00DB380C">
        <w:rPr>
          <w:rStyle w:val="CommentReference"/>
        </w:rPr>
        <w:commentReference w:id="101"/>
      </w:r>
      <w:ins w:id="103" w:author="Kortsch, Susanne" w:date="2022-11-21T09:52:00Z">
        <w:r w:rsidR="0069567E">
          <w:t xml:space="preserve"> </w:t>
        </w:r>
      </w:ins>
      <w:commentRangeEnd w:id="102"/>
      <w:ins w:id="104" w:author="Kortsch, Susanne" w:date="2022-11-21T09:57:00Z">
        <w:r w:rsidR="004C1F30">
          <w:rPr>
            <w:rStyle w:val="CommentReference"/>
          </w:rPr>
          <w:commentReference w:id="102"/>
        </w:r>
      </w:ins>
      <w:ins w:id="105" w:author="Kortsch, Susanne" w:date="2022-11-21T09:52:00Z">
        <w:r w:rsidR="0069567E">
          <w:t xml:space="preserve">In its current form the </w:t>
        </w:r>
        <w:r w:rsidR="0069567E" w:rsidRPr="0069567E">
          <w:t xml:space="preserve">Weddell Sea food web comprises 490 species and 16041 predator-prey </w:t>
        </w:r>
      </w:ins>
      <w:ins w:id="106" w:author="Kortsch, Susanne" w:date="2022-11-21T10:00:00Z">
        <w:r w:rsidR="00275AF6" w:rsidRPr="0069567E">
          <w:t>interactions</w:t>
        </w:r>
        <w:r w:rsidR="00275AF6">
          <w:t xml:space="preserve"> and</w:t>
        </w:r>
      </w:ins>
      <w:ins w:id="107" w:author="Kortsch, Susanne" w:date="2022-11-21T09:52:00Z">
        <w:r w:rsidR="0069567E">
          <w:t xml:space="preserve"> </w:t>
        </w:r>
      </w:ins>
      <w:ins w:id="108" w:author="Kortsch, Susanne" w:date="2022-11-21T10:00:00Z">
        <w:r w:rsidR="00275AF6">
          <w:t xml:space="preserve">constitutes </w:t>
        </w:r>
      </w:ins>
      <w:ins w:id="109" w:author="Kortsch, Susanne" w:date="2022-11-21T09:52:00Z">
        <w:r w:rsidR="0069567E">
          <w:t>one of the most resolved food webs constructed to date (</w:t>
        </w:r>
        <w:commentRangeStart w:id="110"/>
        <w:r w:rsidR="0069567E">
          <w:t>REF</w:t>
        </w:r>
        <w:commentRangeEnd w:id="110"/>
        <w:r w:rsidR="0018397C">
          <w:rPr>
            <w:rStyle w:val="CommentReference"/>
          </w:rPr>
          <w:commentReference w:id="110"/>
        </w:r>
        <w:r w:rsidR="0069567E">
          <w:t>).</w:t>
        </w:r>
      </w:ins>
    </w:p>
    <w:p w14:paraId="3B41AF01" w14:textId="77777777" w:rsidR="00436F8A" w:rsidRDefault="00D4081E">
      <w:pPr>
        <w:pStyle w:val="BodyText"/>
      </w:pPr>
      <w:commentRangeStart w:id="111"/>
      <w:r>
        <w:t>This marine food web compiles all the trophic data available for the high Antarctic Weddell Sea collected si</w:t>
      </w:r>
      <w:r>
        <w:t xml:space="preserve">nce </w:t>
      </w:r>
      <w:proofErr w:type="gramStart"/>
      <w:r>
        <w:t>1983, and</w:t>
      </w:r>
      <w:proofErr w:type="gramEnd"/>
      <w:r>
        <w:t xml:space="preserve"> is one of the most highly-resolved marine food webs documented to date. It’s noteworthy that it is a summary network that ignores seasonal changes (Jacob et al. 2011).</w:t>
      </w:r>
      <w:commentRangeEnd w:id="111"/>
      <w:r w:rsidR="007474C6">
        <w:rPr>
          <w:rStyle w:val="CommentReference"/>
        </w:rPr>
        <w:commentReference w:id="111"/>
      </w:r>
    </w:p>
    <w:p w14:paraId="61E38617" w14:textId="77777777" w:rsidR="00436F8A" w:rsidRDefault="00D4081E">
      <w:pPr>
        <w:pStyle w:val="Heading3"/>
      </w:pPr>
      <w:bookmarkStart w:id="112" w:name="dataset-analyses"/>
      <w:bookmarkEnd w:id="81"/>
      <w:commentRangeStart w:id="113"/>
      <w:r>
        <w:lastRenderedPageBreak/>
        <w:t>Dataset analyses</w:t>
      </w:r>
    </w:p>
    <w:p w14:paraId="709BFA31" w14:textId="77777777" w:rsidR="00436F8A" w:rsidRDefault="00D4081E">
      <w:pPr>
        <w:pStyle w:val="FirstParagraph"/>
      </w:pPr>
      <w:r>
        <w:t xml:space="preserve">We analysed the food web of the Weddell Sea </w:t>
      </w:r>
      <w:proofErr w:type="gramStart"/>
      <w:r>
        <w:t>by:</w:t>
      </w:r>
      <w:proofErr w:type="gramEnd"/>
      <w:r>
        <w:t xml:space="preserve"> a) estima</w:t>
      </w:r>
      <w:r>
        <w:t>ting the strength of each interaction; b) studying the species properties in a network framework; and c) comparing the stability of the food web after performing species extinction in silico simulations.</w:t>
      </w:r>
      <w:commentRangeEnd w:id="113"/>
      <w:r w:rsidR="00C94D18">
        <w:rPr>
          <w:rStyle w:val="CommentReference"/>
        </w:rPr>
        <w:commentReference w:id="113"/>
      </w:r>
    </w:p>
    <w:p w14:paraId="2ADA21D6" w14:textId="77777777" w:rsidR="00436F8A" w:rsidRDefault="00D4081E">
      <w:pPr>
        <w:pStyle w:val="Heading3"/>
      </w:pPr>
      <w:bookmarkStart w:id="114" w:name="X58cdffdf7f78478fbd82946856959b351da9525"/>
      <w:bookmarkStart w:id="115" w:name="_Hlk119917075"/>
      <w:bookmarkEnd w:id="112"/>
      <w:r>
        <w:t>Interaction strength estimation and distribution</w:t>
      </w:r>
    </w:p>
    <w:bookmarkEnd w:id="115"/>
    <w:p w14:paraId="0D50E849" w14:textId="690057F4" w:rsidR="00436F8A" w:rsidRDefault="00D4081E">
      <w:pPr>
        <w:pStyle w:val="FirstParagraph"/>
      </w:pPr>
      <w:r>
        <w:t xml:space="preserve">To </w:t>
      </w:r>
      <w:r>
        <w:t xml:space="preserve">estimate the strength of each </w:t>
      </w:r>
      <w:ins w:id="116" w:author="Kortsch, Susanne" w:date="2022-11-21T09:55:00Z">
        <w:r w:rsidR="0080183B">
          <w:t xml:space="preserve">pairwise </w:t>
        </w:r>
      </w:ins>
      <w:r>
        <w:t>interaction in the food web we followed the methodology proposed by Pawar</w:t>
      </w:r>
      <w:ins w:id="117" w:author="Kortsch, Susanne" w:date="2022-11-21T09:54:00Z">
        <w:r w:rsidR="00BB052D">
          <w:t xml:space="preserve"> et al. </w:t>
        </w:r>
      </w:ins>
      <w:del w:id="118" w:author="Kortsch, Susanne" w:date="2022-11-21T09:54:00Z">
        <w:r w:rsidDel="00BB052D">
          <w:delText xml:space="preserve">, </w:delText>
        </w:r>
        <w:r w:rsidDel="00BB052D">
          <w:delText xml:space="preserve">Dell, and Van M. Savage </w:delText>
        </w:r>
      </w:del>
      <w:r>
        <w:t>(2012). The minimum data requirements are</w:t>
      </w:r>
      <w:ins w:id="119" w:author="Kortsch, Susanne" w:date="2022-11-21T10:00:00Z">
        <w:r w:rsidR="00CA5262">
          <w:t xml:space="preserve"> </w:t>
        </w:r>
      </w:ins>
      <w:del w:id="120" w:author="Kortsch, Susanne" w:date="2022-11-21T10:00:00Z">
        <w:r w:rsidDel="00CA5262">
          <w:delText xml:space="preserve">: </w:delText>
        </w:r>
      </w:del>
      <w:r>
        <w:t>body mass of the consumer (predator) and resource (prey), and the interaction dimens</w:t>
      </w:r>
      <w:r>
        <w:t xml:space="preserve">ionality classified </w:t>
      </w:r>
      <w:commentRangeStart w:id="121"/>
      <w:r>
        <w:t>as 2 or 3 dimensions</w:t>
      </w:r>
      <w:commentRangeEnd w:id="121"/>
      <w:r w:rsidR="005E2FC0">
        <w:rPr>
          <w:rStyle w:val="CommentReference"/>
        </w:rPr>
        <w:commentReference w:id="121"/>
      </w:r>
      <w:r>
        <w:t>.</w:t>
      </w:r>
      <w:ins w:id="122" w:author="Kortsch, Susanne" w:date="2022-11-21T10:00:00Z">
        <w:r w:rsidR="00CA5262">
          <w:t xml:space="preserve"> [</w:t>
        </w:r>
        <w:r w:rsidR="00CA5262" w:rsidRPr="00CA5262">
          <w:rPr>
            <w:highlight w:val="yellow"/>
            <w:rPrChange w:id="123" w:author="Kortsch, Susanne" w:date="2022-11-21T10:01:00Z">
              <w:rPr/>
            </w:rPrChange>
          </w:rPr>
          <w:t xml:space="preserve">DEFINTION OF </w:t>
        </w:r>
      </w:ins>
      <w:ins w:id="124" w:author="Kortsch, Susanne" w:date="2022-11-21T10:01:00Z">
        <w:r w:rsidR="00CA5262" w:rsidRPr="00CA5262">
          <w:rPr>
            <w:highlight w:val="yellow"/>
            <w:rPrChange w:id="125" w:author="Kortsch, Susanne" w:date="2022-11-21T10:01:00Z">
              <w:rPr/>
            </w:rPrChange>
          </w:rPr>
          <w:t xml:space="preserve">2 and 3 </w:t>
        </w:r>
        <w:proofErr w:type="gramStart"/>
        <w:r w:rsidR="00CA5262" w:rsidRPr="00CA5262">
          <w:rPr>
            <w:highlight w:val="yellow"/>
            <w:rPrChange w:id="126" w:author="Kortsch, Susanne" w:date="2022-11-21T10:01:00Z">
              <w:rPr/>
            </w:rPrChange>
          </w:rPr>
          <w:t>dimension</w:t>
        </w:r>
      </w:ins>
      <w:proofErr w:type="gramEnd"/>
      <w:ins w:id="127" w:author="Kortsch, Susanne" w:date="2022-11-21T10:00:00Z">
        <w:r w:rsidR="00CA5262">
          <w:t>]</w:t>
        </w:r>
      </w:ins>
      <w:r>
        <w:t xml:space="preserve"> </w:t>
      </w:r>
      <w:proofErr w:type="spellStart"/>
      <w:r>
        <w:t>GATEWAy</w:t>
      </w:r>
      <w:proofErr w:type="spellEnd"/>
      <w:r>
        <w:t xml:space="preserve"> v.1.0 </w:t>
      </w:r>
      <w:del w:id="128" w:author="Kortsch, Susanne" w:date="2022-11-21T09:55:00Z">
        <w:r w:rsidDel="006F5087">
          <w:delText xml:space="preserve">does </w:delText>
        </w:r>
      </w:del>
      <w:r>
        <w:t>provide</w:t>
      </w:r>
      <w:ins w:id="129" w:author="Kortsch, Susanne" w:date="2022-11-21T09:55:00Z">
        <w:r w:rsidR="006F5087">
          <w:t>s</w:t>
        </w:r>
      </w:ins>
      <w:r>
        <w:t xml:space="preserve"> </w:t>
      </w:r>
      <w:ins w:id="130" w:author="Kortsch, Susanne" w:date="2022-11-21T10:01:00Z">
        <w:r w:rsidR="00CA5262">
          <w:t xml:space="preserve">information on </w:t>
        </w:r>
      </w:ins>
      <w:r>
        <w:t xml:space="preserve">the mean </w:t>
      </w:r>
      <w:ins w:id="131" w:author="Kortsch, Susanne" w:date="2022-11-21T09:55:00Z">
        <w:r w:rsidR="009B7A8E">
          <w:t xml:space="preserve">body </w:t>
        </w:r>
      </w:ins>
      <w:r>
        <w:t>mass for consumers and resources</w:t>
      </w:r>
      <w:ins w:id="132" w:author="Kortsch, Susanne" w:date="2022-11-21T09:57:00Z">
        <w:r w:rsidR="006C489F">
          <w:t xml:space="preserve">, </w:t>
        </w:r>
      </w:ins>
      <w:del w:id="133" w:author="Kortsch, Susanne" w:date="2022-11-21T09:57:00Z">
        <w:r w:rsidDel="006C489F">
          <w:delText xml:space="preserve"> (</w:delText>
        </w:r>
      </w:del>
      <w:r>
        <w:t>except for ‘detritus’ and ‘sediment’</w:t>
      </w:r>
      <w:ins w:id="134" w:author="Kortsch, Susanne" w:date="2022-11-21T09:57:00Z">
        <w:r w:rsidR="006C489F">
          <w:t>,</w:t>
        </w:r>
      </w:ins>
      <w:del w:id="135" w:author="Kortsch, Susanne" w:date="2022-11-21T09:57:00Z">
        <w:r w:rsidDel="006C489F">
          <w:delText>)</w:delText>
        </w:r>
      </w:del>
      <w:r>
        <w:t xml:space="preserve"> and the dimensionality for the majority of the interactions, though the latter is missing in some cases (</w:t>
      </w:r>
      <w:commentRangeStart w:id="136"/>
      <w:r>
        <w:t>9</w:t>
      </w:r>
      <w:r>
        <w:t>24 interactions)</w:t>
      </w:r>
      <w:commentRangeEnd w:id="136"/>
      <w:r w:rsidR="006C489F">
        <w:rPr>
          <w:rStyle w:val="CommentReference"/>
        </w:rPr>
        <w:commentReference w:id="136"/>
      </w:r>
      <w:r>
        <w:t xml:space="preserve">. To complete </w:t>
      </w:r>
      <w:ins w:id="137" w:author="Kortsch, Susanne" w:date="2022-11-21T09:58:00Z">
        <w:r w:rsidR="006238FB">
          <w:t xml:space="preserve">the </w:t>
        </w:r>
      </w:ins>
      <w:del w:id="138" w:author="Kortsch, Susanne" w:date="2022-11-21T09:58:00Z">
        <w:r w:rsidDel="006238FB">
          <w:delText>s</w:delText>
        </w:r>
        <w:r w:rsidDel="006238FB">
          <w:delText xml:space="preserve">uch </w:delText>
        </w:r>
      </w:del>
      <w:r>
        <w:t xml:space="preserve">missing </w:t>
      </w:r>
      <w:ins w:id="139" w:author="Kortsch, Susanne" w:date="2022-11-21T09:59:00Z">
        <w:r w:rsidR="006238FB">
          <w:t xml:space="preserve">data </w:t>
        </w:r>
      </w:ins>
      <w:ins w:id="140" w:author="Kortsch, Susanne" w:date="2022-11-21T09:58:00Z">
        <w:r w:rsidR="006238FB">
          <w:t xml:space="preserve">on species </w:t>
        </w:r>
      </w:ins>
      <w:ins w:id="141" w:author="Kortsch, Susanne" w:date="2022-11-21T09:59:00Z">
        <w:r w:rsidR="00B47F13">
          <w:t>‘</w:t>
        </w:r>
      </w:ins>
      <w:ins w:id="142" w:author="Kortsch, Susanne" w:date="2022-11-21T09:58:00Z">
        <w:r w:rsidR="006238FB">
          <w:t>dimensio</w:t>
        </w:r>
      </w:ins>
      <w:ins w:id="143" w:author="Kortsch, Susanne" w:date="2022-11-21T09:59:00Z">
        <w:r w:rsidR="006238FB">
          <w:t>nality</w:t>
        </w:r>
        <w:r w:rsidR="00B47F13">
          <w:t>’</w:t>
        </w:r>
      </w:ins>
      <w:del w:id="144" w:author="Kortsch, Susanne" w:date="2022-11-21T09:58:00Z">
        <w:r w:rsidDel="006238FB">
          <w:delText>data</w:delText>
        </w:r>
      </w:del>
      <w:r>
        <w:t xml:space="preserve">, we used information about </w:t>
      </w:r>
      <w:ins w:id="145" w:author="Kortsch, Susanne" w:date="2022-11-21T10:10:00Z">
        <w:r w:rsidR="00A25E91">
          <w:t xml:space="preserve">the </w:t>
        </w:r>
      </w:ins>
      <w:r>
        <w:t xml:space="preserve">movement type </w:t>
      </w:r>
      <w:ins w:id="146" w:author="Kortsch, Susanne" w:date="2022-11-21T10:10:00Z">
        <w:r w:rsidR="00A25E91">
          <w:t xml:space="preserve">of </w:t>
        </w:r>
      </w:ins>
      <w:del w:id="147" w:author="Kortsch, Susanne" w:date="2022-11-21T10:10:00Z">
        <w:r w:rsidDel="00A25E91">
          <w:delText xml:space="preserve">for </w:delText>
        </w:r>
      </w:del>
      <w:r>
        <w:t>consumer</w:t>
      </w:r>
      <w:ins w:id="148" w:author="Kortsch, Susanne" w:date="2022-11-21T10:10:00Z">
        <w:r w:rsidR="00A25E91">
          <w:t>s</w:t>
        </w:r>
      </w:ins>
      <w:r>
        <w:t xml:space="preserve"> and resource</w:t>
      </w:r>
      <w:ins w:id="149" w:author="Kortsch, Susanne" w:date="2022-11-21T10:10:00Z">
        <w:r w:rsidR="00A25E91">
          <w:t>s</w:t>
        </w:r>
      </w:ins>
      <w:del w:id="150" w:author="Kortsch, Susanne" w:date="2022-11-21T10:01:00Z">
        <w:r w:rsidDel="00F4042C">
          <w:delText xml:space="preserve"> included in GATEWAy</w:delText>
        </w:r>
      </w:del>
      <w:r>
        <w:t xml:space="preserve">. Thus, we classified the interaction as </w:t>
      </w:r>
      <w:ins w:id="151" w:author="Kortsch, Susanne" w:date="2022-11-21T10:10:00Z">
        <w:r w:rsidR="00A25E91">
          <w:t>‘</w:t>
        </w:r>
      </w:ins>
      <w:r>
        <w:t>2D</w:t>
      </w:r>
      <w:ins w:id="152" w:author="Kortsch, Susanne" w:date="2022-11-21T10:10:00Z">
        <w:r w:rsidR="00A25E91">
          <w:t>’</w:t>
        </w:r>
      </w:ins>
      <w:r>
        <w:t xml:space="preserve"> if both consumer and resource move in </w:t>
      </w:r>
      <w:ins w:id="153" w:author="Kortsch, Susanne" w:date="2022-11-21T10:10:00Z">
        <w:r w:rsidR="00A25E91">
          <w:t>2D</w:t>
        </w:r>
      </w:ins>
      <w:del w:id="154" w:author="Kortsch, Susanne" w:date="2022-11-21T10:10:00Z">
        <w:r w:rsidDel="00A25E91">
          <w:delText>2D</w:delText>
        </w:r>
      </w:del>
      <w:r>
        <w:t xml:space="preserve"> (e.g.,</w:t>
      </w:r>
      <w:ins w:id="155" w:author="Kortsch, Susanne" w:date="2022-11-21T10:01:00Z">
        <w:r w:rsidR="00F4042C">
          <w:t xml:space="preserve"> if</w:t>
        </w:r>
      </w:ins>
      <w:r>
        <w:t xml:space="preserve"> both are sessile or </w:t>
      </w:r>
      <w:commentRangeStart w:id="156"/>
      <w:del w:id="157" w:author="Kortsch, Susanne" w:date="2022-11-21T10:11:00Z">
        <w:r w:rsidDel="00D9131A">
          <w:delText>walking</w:delText>
        </w:r>
      </w:del>
      <w:ins w:id="158" w:author="Kortsch, Susanne" w:date="2022-11-21T10:11:00Z">
        <w:r w:rsidR="00D9131A">
          <w:t>moving laterally</w:t>
        </w:r>
        <w:r w:rsidR="00D9131A">
          <w:t xml:space="preserve"> </w:t>
        </w:r>
      </w:ins>
      <w:commentRangeEnd w:id="156"/>
      <w:ins w:id="159" w:author="Kortsch, Susanne" w:date="2022-11-21T10:12:00Z">
        <w:r w:rsidR="00994005">
          <w:rPr>
            <w:rStyle w:val="CommentReference"/>
          </w:rPr>
          <w:commentReference w:id="156"/>
        </w:r>
      </w:ins>
      <w:ins w:id="160" w:author="Kortsch, Susanne" w:date="2022-11-21T10:11:00Z">
        <w:r w:rsidR="00A25E91">
          <w:t>on the seafloor</w:t>
        </w:r>
      </w:ins>
      <w:r>
        <w:t>) o</w:t>
      </w:r>
      <w:r>
        <w:t>r if a consumer moves in 3D and a resource in 2D (e.g., swimming consumer and sessile</w:t>
      </w:r>
      <w:ins w:id="161" w:author="Kortsch, Susanne" w:date="2022-11-21T10:11:00Z">
        <w:r w:rsidR="00B155D2">
          <w:t xml:space="preserve"> </w:t>
        </w:r>
      </w:ins>
      <w:del w:id="162" w:author="Kortsch, Susanne" w:date="2022-11-21T10:11:00Z">
        <w:r w:rsidDel="00B155D2">
          <w:delText>/</w:delText>
        </w:r>
        <w:r w:rsidDel="00B155D2">
          <w:delText xml:space="preserve">walking </w:delText>
        </w:r>
      </w:del>
      <w:r>
        <w:t xml:space="preserve">resource). The interaction was classified as 3D if both consumer and resource move in 3D (e.g., both swimming) or if the consumer moves in 2D and the resource in </w:t>
      </w:r>
      <w:r>
        <w:t>3D (e.g., sessile/walking consumer, swimming resource) (Pawar, Dell, and Van M. Savage 2012).</w:t>
      </w:r>
    </w:p>
    <w:p w14:paraId="73EBEE51" w14:textId="77777777" w:rsidR="00436F8A" w:rsidRDefault="00D4081E">
      <w:pPr>
        <w:pStyle w:val="BodyText"/>
      </w:pPr>
      <w:r>
        <w:t>The main equation we used for estimating the interaction strength IS was:</w:t>
      </w:r>
    </w:p>
    <w:p w14:paraId="3D22834D" w14:textId="77777777" w:rsidR="00436F8A" w:rsidRDefault="00D4081E">
      <w:pPr>
        <w:pStyle w:val="BodyText"/>
      </w:pPr>
      <w:r>
        <w:t>where  is the search rate,  is the resource density, and  and  are the body mass for the</w:t>
      </w:r>
      <w:r>
        <w:t xml:space="preserve"> resource and the consumer, respectively (Pawar, Dell, and Van M. Savage 2012).</w:t>
      </w:r>
    </w:p>
    <w:p w14:paraId="7013EDC6" w14:textId="25A0BD40" w:rsidR="00436F8A" w:rsidRDefault="00D4081E">
      <w:pPr>
        <w:pStyle w:val="BodyText"/>
      </w:pPr>
      <w:r>
        <w:t>We obtained estimat</w:t>
      </w:r>
      <w:ins w:id="163" w:author="Kortsch, Susanne" w:date="2022-11-21T10:02:00Z">
        <w:r w:rsidR="00F4042C">
          <w:t>es</w:t>
        </w:r>
      </w:ins>
      <w:del w:id="164" w:author="Kortsch, Susanne" w:date="2022-11-21T10:02:00Z">
        <w:r w:rsidDel="00F4042C">
          <w:delText>i</w:delText>
        </w:r>
        <w:r w:rsidDel="00F4042C">
          <w:delText>ons</w:delText>
        </w:r>
      </w:del>
      <w:r>
        <w:t xml:space="preserve"> for </w:t>
      </w:r>
      <w:del w:id="165" w:author="Kortsch, Susanne" w:date="2022-11-21T10:03:00Z">
        <w:r w:rsidDel="00F4042C">
          <w:delText>t</w:delText>
        </w:r>
        <w:r w:rsidDel="00F4042C">
          <w:delText xml:space="preserve">he </w:delText>
        </w:r>
      </w:del>
      <w:r>
        <w:t xml:space="preserve">resource density and the search rate from the scaling relationships with the resource and the consumer mass, respectively (Pawar, Dell, and Van </w:t>
      </w:r>
      <w:r>
        <w:t>M. Savage 2012). The coefficients of such relationships, determined by ordinary least squares regression, vary with the interaction dimensionality. On one hand, resource density scales with resource mass as power-law with exponents  in 2D and  in 3D. Since</w:t>
      </w:r>
      <w:r>
        <w:t xml:space="preserve"> mean mass for resources ‘phytodetritus’ and ‘sediment’ were not available in GATEWAy, we considered the body mass of the smallest phytoplankton species (‘Fragilariopsis cylindrus’) as a proxy. This is justified by the fact that ‘phytodetritus’ and ‘sedime</w:t>
      </w:r>
      <w:r>
        <w:t>nt’ are mainly composed by dead or senescent phytoplankton reaching the seabed (Wolanski et al. (2011)). On the other hand, search rate scales with consumer mass as power-law with exponents  in 2D and  in 3D.</w:t>
      </w:r>
    </w:p>
    <w:p w14:paraId="4795A5BD" w14:textId="3C2AB76A" w:rsidR="00436F8A" w:rsidRDefault="00D4081E">
      <w:pPr>
        <w:pStyle w:val="BodyText"/>
        <w:rPr>
          <w:ins w:id="166" w:author="Kortsch, Susanne" w:date="2022-11-21T14:07:00Z"/>
        </w:rPr>
      </w:pPr>
      <w:del w:id="167" w:author="Kortsch, Susanne" w:date="2022-11-21T10:25:00Z">
        <w:r w:rsidDel="00D250BC">
          <w:delText xml:space="preserve">Finally, </w:delText>
        </w:r>
      </w:del>
      <w:ins w:id="168" w:author="Kortsch, Susanne" w:date="2022-11-21T10:25:00Z">
        <w:r w:rsidR="00D250BC">
          <w:t>W</w:t>
        </w:r>
      </w:ins>
      <w:del w:id="169" w:author="Kortsch, Susanne" w:date="2022-11-21T10:25:00Z">
        <w:r w:rsidDel="00D250BC">
          <w:delText>w</w:delText>
        </w:r>
      </w:del>
      <w:r>
        <w:t>e fit</w:t>
      </w:r>
      <w:ins w:id="170" w:author="Kortsch, Susanne" w:date="2022-11-21T10:03:00Z">
        <w:r w:rsidR="00F4042C">
          <w:t>ted</w:t>
        </w:r>
      </w:ins>
      <w:r>
        <w:t xml:space="preserve"> </w:t>
      </w:r>
      <w:del w:id="171" w:author="Kortsch, Susanne" w:date="2022-11-21T14:07:00Z">
        <w:r w:rsidDel="009741AA">
          <w:delText>the interaction strength distri</w:delText>
        </w:r>
        <w:r w:rsidDel="009741AA">
          <w:delText xml:space="preserve">bution </w:delText>
        </w:r>
      </w:del>
      <w:del w:id="172" w:author="Kortsch, Susanne" w:date="2022-11-21T10:25:00Z">
        <w:r w:rsidDel="00D250BC">
          <w:delText xml:space="preserve">of the food web </w:delText>
        </w:r>
      </w:del>
      <w:del w:id="173" w:author="Kortsch, Susanne" w:date="2022-11-21T14:07:00Z">
        <w:r w:rsidDel="009741AA">
          <w:delText xml:space="preserve">considering </w:delText>
        </w:r>
      </w:del>
      <w:r>
        <w:t xml:space="preserve">six candidate models (Exponential, Gamma, log-Normal, Normal, Power-law and Uniform) </w:t>
      </w:r>
      <w:ins w:id="174" w:author="Kortsch, Susanne" w:date="2022-11-21T14:07:00Z">
        <w:r w:rsidR="009741AA">
          <w:t xml:space="preserve">the interaction strength distribution </w:t>
        </w:r>
      </w:ins>
      <w:r>
        <w:t>using maximum likelihood (McCallum 2008)</w:t>
      </w:r>
      <w:ins w:id="175" w:author="Kortsch, Susanne" w:date="2022-11-21T14:07:00Z">
        <w:r w:rsidR="009741AA">
          <w:t>,</w:t>
        </w:r>
      </w:ins>
      <w:del w:id="176" w:author="Kortsch, Susanne" w:date="2022-11-21T10:25:00Z">
        <w:r w:rsidDel="00D250BC">
          <w:delText>,</w:delText>
        </w:r>
      </w:del>
      <w:r>
        <w:t xml:space="preserve"> and selected the </w:t>
      </w:r>
      <w:ins w:id="177" w:author="Kortsch, Susanne" w:date="2022-11-21T10:26:00Z">
        <w:r w:rsidR="00D250BC">
          <w:t xml:space="preserve">best fitting </w:t>
        </w:r>
      </w:ins>
      <w:r>
        <w:t xml:space="preserve">model </w:t>
      </w:r>
      <w:del w:id="178" w:author="Kortsch, Susanne" w:date="2022-11-21T10:26:00Z">
        <w:r w:rsidDel="00D250BC">
          <w:delText xml:space="preserve">performance </w:delText>
        </w:r>
      </w:del>
      <w:r>
        <w:t xml:space="preserve">by computing the Akaike Information Criterion AIC (Burnham </w:t>
      </w:r>
      <w:r>
        <w:t>and Anderson 2002).</w:t>
      </w:r>
    </w:p>
    <w:p w14:paraId="208B5C53" w14:textId="762567DE" w:rsidR="009741AA" w:rsidDel="009741AA" w:rsidRDefault="009741AA">
      <w:pPr>
        <w:pStyle w:val="BodyText"/>
        <w:rPr>
          <w:del w:id="179" w:author="Kortsch, Susanne" w:date="2022-11-21T14:08:00Z"/>
        </w:rPr>
      </w:pPr>
    </w:p>
    <w:p w14:paraId="53041136" w14:textId="77777777" w:rsidR="00436F8A" w:rsidRDefault="00D4081E">
      <w:pPr>
        <w:pStyle w:val="Heading3"/>
      </w:pPr>
      <w:bookmarkStart w:id="180" w:name="species-properties"/>
      <w:bookmarkEnd w:id="114"/>
      <w:r>
        <w:t>Species properties</w:t>
      </w:r>
    </w:p>
    <w:p w14:paraId="5E151E61" w14:textId="149C6942" w:rsidR="00436F8A" w:rsidRDefault="00D4081E">
      <w:pPr>
        <w:pStyle w:val="FirstParagraph"/>
      </w:pPr>
      <w:del w:id="181" w:author="Kortsch, Susanne" w:date="2022-11-21T10:07:00Z">
        <w:r w:rsidDel="00AA2DB5">
          <w:delText xml:space="preserve">In order </w:delText>
        </w:r>
      </w:del>
      <w:ins w:id="182" w:author="Kortsch, Susanne" w:date="2022-11-21T10:07:00Z">
        <w:r w:rsidR="00AA2DB5">
          <w:t>T</w:t>
        </w:r>
      </w:ins>
      <w:del w:id="183" w:author="Kortsch, Susanne" w:date="2022-11-21T10:07:00Z">
        <w:r w:rsidDel="00AA2DB5">
          <w:delText>t</w:delText>
        </w:r>
      </w:del>
      <w:r>
        <w:t>o</w:t>
      </w:r>
      <w:del w:id="184" w:author="Kortsch, Susanne" w:date="2022-11-21T10:07:00Z">
        <w:r w:rsidDel="00AA2DB5">
          <w:delText xml:space="preserve"> individually</w:delText>
        </w:r>
      </w:del>
      <w:r>
        <w:t xml:space="preserve"> characterize the</w:t>
      </w:r>
      <w:ins w:id="185" w:author="Kortsch, Susanne" w:date="2022-11-21T10:07:00Z">
        <w:r w:rsidR="00AA2DB5">
          <w:t xml:space="preserve"> role of each</w:t>
        </w:r>
      </w:ins>
      <w:r>
        <w:t xml:space="preserve"> species </w:t>
      </w:r>
      <w:ins w:id="186" w:author="Kortsch, Susanne" w:date="2022-11-21T10:07:00Z">
        <w:r w:rsidR="00AA2DB5">
          <w:t>in</w:t>
        </w:r>
      </w:ins>
      <w:del w:id="187" w:author="Kortsch, Susanne" w:date="2022-11-21T10:07:00Z">
        <w:r w:rsidDel="00AA2DB5">
          <w:delText>of</w:delText>
        </w:r>
      </w:del>
      <w:r>
        <w:t xml:space="preserve"> the food web, we considered </w:t>
      </w:r>
      <w:del w:id="188" w:author="Kortsch, Susanne" w:date="2022-11-21T10:08:00Z">
        <w:r w:rsidDel="00F325FD">
          <w:delText xml:space="preserve">weighted and </w:delText>
        </w:r>
      </w:del>
      <w:r>
        <w:t xml:space="preserve">unweighted </w:t>
      </w:r>
      <w:ins w:id="189" w:author="Kortsch, Susanne" w:date="2022-11-21T10:08:00Z">
        <w:r w:rsidR="00F325FD">
          <w:t xml:space="preserve">and </w:t>
        </w:r>
        <w:r w:rsidR="00F325FD">
          <w:t xml:space="preserve">weighted </w:t>
        </w:r>
      </w:ins>
      <w:ins w:id="190" w:author="Kortsch, Susanne" w:date="2022-11-21T10:07:00Z">
        <w:r w:rsidR="007B7085">
          <w:t xml:space="preserve">food web </w:t>
        </w:r>
      </w:ins>
      <w:r>
        <w:t xml:space="preserve">properties (Figure 2). </w:t>
      </w:r>
      <w:ins w:id="191" w:author="Kortsch, Susanne" w:date="2022-11-21T10:08:00Z">
        <w:r w:rsidR="000F1F03">
          <w:t>Unweighted properties are</w:t>
        </w:r>
        <w:r w:rsidR="000F1F03">
          <w:t xml:space="preserve"> related to properties </w:t>
        </w:r>
        <w:r w:rsidR="000F1F03">
          <w:lastRenderedPageBreak/>
          <w:t>commonly used in qualitative food web studies</w:t>
        </w:r>
        <w:r w:rsidR="002D1156">
          <w:t xml:space="preserve"> and </w:t>
        </w:r>
      </w:ins>
      <w:ins w:id="192" w:author="Kortsch, Susanne" w:date="2022-11-21T10:27:00Z">
        <w:r w:rsidR="00DA53C8">
          <w:t xml:space="preserve">only </w:t>
        </w:r>
      </w:ins>
      <w:ins w:id="193" w:author="Kortsch, Susanne" w:date="2022-11-21T10:08:00Z">
        <w:r w:rsidR="002D1156">
          <w:t xml:space="preserve">describe the </w:t>
        </w:r>
        <w:r w:rsidR="002D1156">
          <w:t>presence or absence of interaction</w:t>
        </w:r>
        <w:r w:rsidR="002D1156">
          <w:t>s</w:t>
        </w:r>
      </w:ins>
      <w:ins w:id="194" w:author="Kortsch, Susanne" w:date="2022-11-21T10:26:00Z">
        <w:r w:rsidR="00A52404">
          <w:t xml:space="preserve"> without any information on strength between a pairwise </w:t>
        </w:r>
      </w:ins>
      <w:ins w:id="195" w:author="Kortsch, Susanne" w:date="2022-11-21T10:27:00Z">
        <w:r w:rsidR="00360126">
          <w:t xml:space="preserve">species </w:t>
        </w:r>
      </w:ins>
      <w:ins w:id="196" w:author="Kortsch, Susanne" w:date="2022-11-21T10:28:00Z">
        <w:r w:rsidR="008F2C61">
          <w:t>link</w:t>
        </w:r>
      </w:ins>
      <w:ins w:id="197" w:author="Kortsch, Susanne" w:date="2022-11-21T10:08:00Z">
        <w:r w:rsidR="002D1156">
          <w:t xml:space="preserve"> </w:t>
        </w:r>
        <w:r w:rsidR="000F1F03">
          <w:t>(Martinez 1991; Dunne, Williams, and Martinez 2002b; Borrelli and Ginzburg 2014).</w:t>
        </w:r>
        <w:r w:rsidR="00F829E9">
          <w:t xml:space="preserve"> </w:t>
        </w:r>
      </w:ins>
      <w:ins w:id="198" w:author="Kortsch, Susanne" w:date="2022-11-21T10:27:00Z">
        <w:r w:rsidR="00864C66">
          <w:t xml:space="preserve">In contract, </w:t>
        </w:r>
      </w:ins>
      <w:del w:id="199" w:author="Kortsch, Susanne" w:date="2022-11-21T10:08:00Z">
        <w:r w:rsidDel="00F829E9">
          <w:delText>The former is based on the</w:delText>
        </w:r>
      </w:del>
      <w:ins w:id="200" w:author="Kortsch, Susanne" w:date="2022-11-21T10:27:00Z">
        <w:r w:rsidR="00864C66">
          <w:t>w</w:t>
        </w:r>
      </w:ins>
      <w:ins w:id="201" w:author="Kortsch, Susanne" w:date="2022-11-21T10:09:00Z">
        <w:r w:rsidR="00F829E9">
          <w:t xml:space="preserve">eighted properties </w:t>
        </w:r>
      </w:ins>
      <w:ins w:id="202" w:author="Kortsch, Susanne" w:date="2022-11-21T10:27:00Z">
        <w:r w:rsidR="006D3775">
          <w:t>capture the strength of interactions</w:t>
        </w:r>
      </w:ins>
      <w:ins w:id="203" w:author="Kortsch, Susanne" w:date="2022-11-21T10:28:00Z">
        <w:r w:rsidR="006D3775">
          <w:t xml:space="preserve"> and thus differentiate importance of a link based on the procedure</w:t>
        </w:r>
      </w:ins>
      <w:ins w:id="204" w:author="Kortsch, Susanne" w:date="2022-11-21T10:27:00Z">
        <w:r w:rsidR="006D3775">
          <w:t xml:space="preserve"> </w:t>
        </w:r>
      </w:ins>
      <w:del w:id="205" w:author="Kortsch, Susanne" w:date="2022-11-21T10:27:00Z">
        <w:r w:rsidDel="006D3775">
          <w:delText xml:space="preserve"> estimation of </w:delText>
        </w:r>
      </w:del>
      <w:del w:id="206" w:author="Kortsch, Susanne" w:date="2022-11-21T10:09:00Z">
        <w:r w:rsidDel="00F829E9">
          <w:delText xml:space="preserve">the </w:delText>
        </w:r>
      </w:del>
      <w:del w:id="207" w:author="Kortsch, Susanne" w:date="2022-11-21T10:27:00Z">
        <w:r w:rsidDel="006D3775">
          <w:delText>interaction strength</w:delText>
        </w:r>
      </w:del>
      <w:ins w:id="208" w:author="Kortsch, Susanne" w:date="2022-11-21T10:09:00Z">
        <w:r w:rsidR="002678E1">
          <w:t>described above</w:t>
        </w:r>
      </w:ins>
      <w:del w:id="209" w:author="Kortsch, Susanne" w:date="2022-11-21T10:09:00Z">
        <w:r w:rsidDel="00F829E9">
          <w:delText xml:space="preserve"> described in the previo</w:delText>
        </w:r>
        <w:r w:rsidDel="00F829E9">
          <w:delText>us section</w:delText>
        </w:r>
      </w:del>
      <w:r>
        <w:t xml:space="preserve">. </w:t>
      </w:r>
      <w:del w:id="210" w:author="Kortsch, Susanne" w:date="2022-11-21T10:08:00Z">
        <w:r w:rsidDel="000F1F03">
          <w:delText xml:space="preserve">The latter is related to properties commonly used in qualitative </w:delText>
        </w:r>
      </w:del>
      <w:del w:id="211" w:author="Kortsch, Susanne" w:date="2022-11-21T10:06:00Z">
        <w:r w:rsidDel="00483591">
          <w:delText xml:space="preserve">or topological (presence/absence of interaction) </w:delText>
        </w:r>
      </w:del>
      <w:del w:id="212" w:author="Kortsch, Susanne" w:date="2022-11-21T10:08:00Z">
        <w:r w:rsidDel="000F1F03">
          <w:delText>food web studies (Martinez 1991; Dunne, Williams, and Martinez 2002b; Borrelli and Ginzburg 2014).</w:delText>
        </w:r>
      </w:del>
    </w:p>
    <w:p w14:paraId="6B3B604E" w14:textId="77777777" w:rsidR="00436F8A" w:rsidRDefault="00D4081E">
      <w:pPr>
        <w:pStyle w:val="CaptionedFigure"/>
      </w:pPr>
      <w:r>
        <w:rPr>
          <w:noProof/>
        </w:rPr>
        <w:drawing>
          <wp:inline distT="0" distB="0" distL="0" distR="0" wp14:anchorId="2752F07D" wp14:editId="1E9DA2DF">
            <wp:extent cx="5334000" cy="1987550"/>
            <wp:effectExtent l="0" t="0" r="0" b="0"/>
            <wp:docPr id="30" name="Picture" descr="Figure 2. Scheme of a network showing the weighted and unweighted properties we used to characterize the species of the Weddell Sea food web."/>
            <wp:cNvGraphicFramePr/>
            <a:graphic xmlns:a="http://schemas.openxmlformats.org/drawingml/2006/main">
              <a:graphicData uri="http://schemas.openxmlformats.org/drawingml/2006/picture">
                <pic:pic xmlns:pic="http://schemas.openxmlformats.org/drawingml/2006/picture">
                  <pic:nvPicPr>
                    <pic:cNvPr id="31" name="Picture" descr="Fig.2_ToyFoodWeb.jpg"/>
                    <pic:cNvPicPr>
                      <a:picLocks noChangeAspect="1" noChangeArrowheads="1"/>
                    </pic:cNvPicPr>
                  </pic:nvPicPr>
                  <pic:blipFill rotWithShape="1">
                    <a:blip r:embed="rId12"/>
                    <a:srcRect t="25555" b="24762"/>
                    <a:stretch/>
                  </pic:blipFill>
                  <pic:spPr bwMode="auto">
                    <a:xfrm>
                      <a:off x="0" y="0"/>
                      <a:ext cx="5334000" cy="1987550"/>
                    </a:xfrm>
                    <a:prstGeom prst="rect">
                      <a:avLst/>
                    </a:prstGeom>
                    <a:noFill/>
                    <a:ln>
                      <a:noFill/>
                    </a:ln>
                    <a:extLst>
                      <a:ext uri="{53640926-AAD7-44D8-BBD7-CCE9431645EC}">
                        <a14:shadowObscured xmlns:a14="http://schemas.microsoft.com/office/drawing/2010/main"/>
                      </a:ext>
                    </a:extLst>
                  </pic:spPr>
                </pic:pic>
              </a:graphicData>
            </a:graphic>
          </wp:inline>
        </w:drawing>
      </w:r>
    </w:p>
    <w:p w14:paraId="5FEA6DD8" w14:textId="2861290B" w:rsidR="00436F8A" w:rsidRDefault="00D4081E">
      <w:pPr>
        <w:pStyle w:val="ImageCaption"/>
      </w:pPr>
      <w:r>
        <w:t xml:space="preserve">Figure 2. </w:t>
      </w:r>
      <w:del w:id="213" w:author="Kortsch, Susanne" w:date="2022-11-21T10:31:00Z">
        <w:r w:rsidDel="00894264">
          <w:delText xml:space="preserve">Scheme </w:delText>
        </w:r>
      </w:del>
      <w:ins w:id="214" w:author="Kortsch, Susanne" w:date="2022-11-21T10:31:00Z">
        <w:r w:rsidR="00894264">
          <w:t>Illustration</w:t>
        </w:r>
        <w:r w:rsidR="00894264">
          <w:t xml:space="preserve"> </w:t>
        </w:r>
      </w:ins>
      <w:r>
        <w:t>of a network</w:t>
      </w:r>
      <w:r>
        <w:t xml:space="preserve"> showing the weighted and unweighted properties we used to characterize the species of the Weddell Sea food web.</w:t>
      </w:r>
    </w:p>
    <w:p w14:paraId="3F84EBAF" w14:textId="166E680E" w:rsidR="00436F8A" w:rsidRDefault="00201FEE">
      <w:pPr>
        <w:pStyle w:val="BodyText"/>
      </w:pPr>
      <w:ins w:id="215" w:author="Kortsch, Susanne" w:date="2022-11-21T10:50:00Z">
        <w:r>
          <w:t xml:space="preserve">To </w:t>
        </w:r>
      </w:ins>
      <w:ins w:id="216" w:author="Kortsch, Susanne" w:date="2022-11-21T10:51:00Z">
        <w:r>
          <w:t>assess</w:t>
        </w:r>
      </w:ins>
      <w:ins w:id="217" w:author="Kortsch, Susanne" w:date="2022-11-21T10:50:00Z">
        <w:r>
          <w:t xml:space="preserve"> </w:t>
        </w:r>
      </w:ins>
      <w:ins w:id="218" w:author="Kortsch, Susanne" w:date="2022-11-21T10:51:00Z">
        <w:r>
          <w:t>species role</w:t>
        </w:r>
      </w:ins>
      <w:ins w:id="219" w:author="Kortsch, Susanne" w:date="2022-11-21T10:55:00Z">
        <w:r w:rsidR="00A96E73">
          <w:t>s</w:t>
        </w:r>
      </w:ins>
      <w:ins w:id="220" w:author="Kortsch, Susanne" w:date="2022-11-21T10:51:00Z">
        <w:r>
          <w:t xml:space="preserve"> based on the weighted food web, w</w:t>
        </w:r>
      </w:ins>
      <w:ins w:id="221" w:author="Kortsch, Susanne" w:date="2022-11-21T10:32:00Z">
        <w:r w:rsidR="00413BF0">
          <w:t>e</w:t>
        </w:r>
      </w:ins>
      <w:del w:id="222" w:author="Kortsch, Susanne" w:date="2022-11-21T10:30:00Z">
        <w:r w:rsidR="00D4081E" w:rsidDel="00790BBC">
          <w:delText xml:space="preserve">As the </w:delText>
        </w:r>
      </w:del>
      <w:del w:id="223" w:author="Kortsch, Susanne" w:date="2022-11-21T10:32:00Z">
        <w:r w:rsidR="00D4081E" w:rsidDel="00413BF0">
          <w:delText>weighted property</w:delText>
        </w:r>
      </w:del>
      <w:r w:rsidR="00D4081E">
        <w:t xml:space="preserve"> </w:t>
      </w:r>
      <w:ins w:id="224" w:author="Kortsch, Susanne" w:date="2022-11-21T10:30:00Z">
        <w:r w:rsidR="00FE56DB">
          <w:t xml:space="preserve">focused on </w:t>
        </w:r>
      </w:ins>
      <w:del w:id="225" w:author="Kortsch, Susanne" w:date="2022-11-21T10:30:00Z">
        <w:r w:rsidR="00D4081E" w:rsidDel="00790BBC">
          <w:delText xml:space="preserve">we took into account the </w:delText>
        </w:r>
        <w:r w:rsidR="00D4081E" w:rsidDel="00790BBC">
          <w:delText xml:space="preserve">total </w:delText>
        </w:r>
      </w:del>
      <w:r w:rsidR="00D4081E">
        <w:t>mean interaction strength</w:t>
      </w:r>
      <w:del w:id="226" w:author="Kortsch, Susanne" w:date="2022-11-21T10:32:00Z">
        <w:r w:rsidR="00D4081E" w:rsidDel="00B2720A">
          <w:delText>,</w:delText>
        </w:r>
      </w:del>
      <w:r w:rsidR="00D4081E">
        <w:t xml:space="preserve"> </w:t>
      </w:r>
      <w:del w:id="227" w:author="Kortsch, Susanne" w:date="2022-11-21T10:30:00Z">
        <w:r w:rsidR="00D4081E" w:rsidDel="00790BBC">
          <w:delText xml:space="preserve">meaning </w:delText>
        </w:r>
      </w:del>
      <w:ins w:id="228" w:author="Kortsch, Susanne" w:date="2022-11-21T10:30:00Z">
        <w:r w:rsidR="00790BBC">
          <w:t xml:space="preserve">defined as </w:t>
        </w:r>
      </w:ins>
      <w:r w:rsidR="00D4081E">
        <w:t xml:space="preserve">the average strength of all </w:t>
      </w:r>
      <w:ins w:id="229" w:author="Kortsch, Susanne" w:date="2022-11-21T10:30:00Z">
        <w:r w:rsidR="00EB6715">
          <w:t xml:space="preserve">a </w:t>
        </w:r>
      </w:ins>
      <w:r w:rsidR="00D4081E">
        <w:t>specie</w:t>
      </w:r>
      <w:r w:rsidR="00D4081E">
        <w:t>s’ interactions</w:t>
      </w:r>
      <w:del w:id="230" w:author="Kortsch, Susanne" w:date="2022-11-21T10:30:00Z">
        <w:r w:rsidR="00D4081E" w:rsidDel="00EB6715">
          <w:delText xml:space="preserve"> fo</w:delText>
        </w:r>
        <w:r w:rsidR="00D4081E" w:rsidDel="00EB6715">
          <w:delText>r each species</w:delText>
        </w:r>
      </w:del>
      <w:r w:rsidR="00D4081E">
        <w:t xml:space="preserve">. </w:t>
      </w:r>
      <w:ins w:id="231" w:author="Kortsch, Susanne" w:date="2022-11-21T10:55:00Z">
        <w:r w:rsidR="00A96E73">
          <w:t xml:space="preserve">Further we calculated </w:t>
        </w:r>
      </w:ins>
      <w:ins w:id="232" w:author="Kortsch, Susanne" w:date="2022-11-21T10:56:00Z">
        <w:r w:rsidR="00A96E73">
          <w:t xml:space="preserve">three </w:t>
        </w:r>
      </w:ins>
      <w:del w:id="233" w:author="Kortsch, Susanne" w:date="2022-11-21T10:31:00Z">
        <w:r w:rsidR="00D4081E" w:rsidDel="00894264">
          <w:delText xml:space="preserve">On the other hand, </w:delText>
        </w:r>
      </w:del>
      <w:del w:id="234" w:author="Kortsch, Susanne" w:date="2022-11-21T10:32:00Z">
        <w:r w:rsidR="00D4081E" w:rsidDel="008E7B10">
          <w:delText>we considered the following</w:delText>
        </w:r>
      </w:del>
      <w:del w:id="235" w:author="Kortsch, Susanne" w:date="2022-11-21T10:51:00Z">
        <w:r w:rsidR="00D4081E" w:rsidDel="00201FEE">
          <w:delText xml:space="preserve"> </w:delText>
        </w:r>
      </w:del>
      <w:r w:rsidR="00D4081E">
        <w:t xml:space="preserve">unweighted </w:t>
      </w:r>
      <w:ins w:id="236" w:author="Kortsch, Susanne" w:date="2022-11-21T10:56:00Z">
        <w:r w:rsidR="00A96E73">
          <w:t xml:space="preserve">species </w:t>
        </w:r>
      </w:ins>
      <w:r w:rsidR="00D4081E">
        <w:t>properties</w:t>
      </w:r>
      <w:ins w:id="237" w:author="Kortsch, Susanne" w:date="2022-11-21T10:32:00Z">
        <w:r w:rsidR="008F1A81">
          <w:t>:</w:t>
        </w:r>
      </w:ins>
      <w:del w:id="238" w:author="Kortsch, Susanne" w:date="2022-11-21T10:32:00Z">
        <w:r w:rsidR="00D4081E" w:rsidDel="008F1A81">
          <w:delText>:</w:delText>
        </w:r>
      </w:del>
      <w:r w:rsidR="00D4081E">
        <w:t xml:space="preserve"> a) </w:t>
      </w:r>
      <w:commentRangeStart w:id="239"/>
      <w:ins w:id="240" w:author="Kortsch, Susanne" w:date="2022-11-21T10:32:00Z">
        <w:r w:rsidR="007155E1">
          <w:t xml:space="preserve">species </w:t>
        </w:r>
      </w:ins>
      <w:r w:rsidR="00D4081E">
        <w:t>degree</w:t>
      </w:r>
      <w:commentRangeEnd w:id="239"/>
      <w:r w:rsidR="007155E1">
        <w:rPr>
          <w:rStyle w:val="CommentReference"/>
        </w:rPr>
        <w:commentReference w:id="239"/>
      </w:r>
      <w:del w:id="241" w:author="Kortsch, Susanne" w:date="2022-11-21T10:33:00Z">
        <w:r w:rsidR="00D4081E" w:rsidDel="007155E1">
          <w:delText xml:space="preserve"> or the total number of trophic interactions</w:delText>
        </w:r>
      </w:del>
      <w:del w:id="242" w:author="Kortsch, Susanne" w:date="2022-11-21T10:29:00Z">
        <w:r w:rsidR="00D4081E" w:rsidDel="00CD4725">
          <w:delText>, summin</w:delText>
        </w:r>
      </w:del>
      <w:ins w:id="243" w:author="Kortsch, Susanne" w:date="2022-11-21T10:29:00Z">
        <w:r w:rsidR="00CD4725">
          <w:t>, i.e., the sum of</w:t>
        </w:r>
      </w:ins>
      <w:del w:id="244" w:author="Kortsch, Susanne" w:date="2022-11-21T10:29:00Z">
        <w:r w:rsidR="00D4081E" w:rsidDel="00CD4725">
          <w:delText>g up</w:delText>
        </w:r>
      </w:del>
      <w:r w:rsidR="00D4081E">
        <w:t xml:space="preserve"> in- and out-</w:t>
      </w:r>
      <w:ins w:id="245" w:author="Kortsch, Susanne" w:date="2022-11-21T10:29:00Z">
        <w:r w:rsidR="00CD4725">
          <w:t>going</w:t>
        </w:r>
      </w:ins>
      <w:del w:id="246" w:author="Kortsch, Susanne" w:date="2022-11-21T10:29:00Z">
        <w:r w:rsidR="00D4081E" w:rsidDel="00CD4725">
          <w:delText>coming</w:delText>
        </w:r>
      </w:del>
      <w:r w:rsidR="00D4081E">
        <w:t xml:space="preserve"> interactions</w:t>
      </w:r>
      <w:ins w:id="247" w:author="Kortsch, Susanne" w:date="2022-11-21T10:35:00Z">
        <w:r w:rsidR="00211FCF">
          <w:t xml:space="preserve"> (</w:t>
        </w:r>
        <w:r w:rsidR="00211FCF" w:rsidRPr="00211FCF">
          <w:rPr>
            <w:highlight w:val="yellow"/>
            <w:rPrChange w:id="248" w:author="Kortsch, Susanne" w:date="2022-11-21T10:35:00Z">
              <w:rPr/>
            </w:rPrChange>
          </w:rPr>
          <w:t>REF</w:t>
        </w:r>
        <w:r w:rsidR="00211FCF">
          <w:t>)</w:t>
        </w:r>
      </w:ins>
      <w:del w:id="249" w:author="Kortsch, Susanne" w:date="2022-11-21T10:29:00Z">
        <w:r w:rsidR="00D4081E" w:rsidDel="00CD4725">
          <w:delText xml:space="preserve"> (role as predator and prey, respectively)</w:delText>
        </w:r>
      </w:del>
      <w:r w:rsidR="00D4081E">
        <w:t>; b) trophic level</w:t>
      </w:r>
      <w:ins w:id="250" w:author="Kortsch, Susanne" w:date="2022-11-21T10:35:00Z">
        <w:r w:rsidR="00211FCF">
          <w:t xml:space="preserve"> (</w:t>
        </w:r>
        <w:r w:rsidR="00211FCF" w:rsidRPr="00211FCF">
          <w:rPr>
            <w:highlight w:val="yellow"/>
            <w:rPrChange w:id="251" w:author="Kortsch, Susanne" w:date="2022-11-21T10:35:00Z">
              <w:rPr/>
            </w:rPrChange>
          </w:rPr>
          <w:t>REF</w:t>
        </w:r>
        <w:r w:rsidR="00211FCF">
          <w:t>)</w:t>
        </w:r>
      </w:ins>
      <w:del w:id="252" w:author="Kortsch, Susanne" w:date="2022-11-21T10:34:00Z">
        <w:r w:rsidR="00D4081E" w:rsidDel="007155E1">
          <w:delText xml:space="preserve"> or the posit</w:delText>
        </w:r>
        <w:r w:rsidR="00D4081E" w:rsidDel="007155E1">
          <w:delText>ion in the food web relative to primary producers/detritus</w:delText>
        </w:r>
      </w:del>
      <w:r w:rsidR="00D4081E">
        <w:t>; and c) trophic similarity</w:t>
      </w:r>
      <w:ins w:id="253" w:author="Kortsch, Susanne" w:date="2022-11-21T10:34:00Z">
        <w:r w:rsidR="007155E1">
          <w:t>, i.e.,</w:t>
        </w:r>
      </w:ins>
      <w:del w:id="254" w:author="Kortsch, Susanne" w:date="2022-11-21T10:34:00Z">
        <w:r w:rsidR="00D4081E" w:rsidDel="007155E1">
          <w:delText xml:space="preserve"> or</w:delText>
        </w:r>
      </w:del>
      <w:r w:rsidR="00D4081E">
        <w:t xml:space="preserve"> the trophic overlap based on shared and unique resources and consumers</w:t>
      </w:r>
      <w:ins w:id="255" w:author="Kortsch, Susanne" w:date="2022-11-21T10:35:00Z">
        <w:r w:rsidR="00211FCF">
          <w:t xml:space="preserve"> (</w:t>
        </w:r>
        <w:r w:rsidR="00211FCF" w:rsidRPr="00211FCF">
          <w:rPr>
            <w:highlight w:val="yellow"/>
            <w:rPrChange w:id="256" w:author="Kortsch, Susanne" w:date="2022-11-21T10:35:00Z">
              <w:rPr/>
            </w:rPrChange>
          </w:rPr>
          <w:t>REF</w:t>
        </w:r>
        <w:r w:rsidR="00211FCF">
          <w:t>)</w:t>
        </w:r>
      </w:ins>
      <w:r w:rsidR="00D4081E">
        <w:t>. The</w:t>
      </w:r>
      <w:ins w:id="257" w:author="Kortsch, Susanne" w:date="2022-11-21T10:53:00Z">
        <w:r w:rsidR="006B0783">
          <w:t>se metrics were chosen to asses a species role based on the unweighted food web.</w:t>
        </w:r>
      </w:ins>
      <w:del w:id="258" w:author="Kortsch, Susanne" w:date="2022-11-21T10:53:00Z">
        <w:r w:rsidR="00D4081E" w:rsidDel="006B0783">
          <w:delText xml:space="preserve"> </w:delText>
        </w:r>
        <w:r w:rsidR="00D4081E" w:rsidDel="006B0783">
          <w:delText>following are arguments to have selected the unweighted properti</w:delText>
        </w:r>
        <w:r w:rsidR="00D4081E" w:rsidDel="006B0783">
          <w:delText>es</w:delText>
        </w:r>
        <w:r w:rsidR="00D4081E" w:rsidDel="006B0783">
          <w:delText>.</w:delText>
        </w:r>
      </w:del>
      <w:r w:rsidR="00D4081E">
        <w:t xml:space="preserve"> </w:t>
      </w:r>
      <w:del w:id="259" w:author="Kortsch, Susanne" w:date="2022-11-21T10:53:00Z">
        <w:r w:rsidR="00D4081E" w:rsidDel="00110C96">
          <w:delText xml:space="preserve">The </w:delText>
        </w:r>
      </w:del>
      <w:ins w:id="260" w:author="Kortsch, Susanne" w:date="2022-11-21T10:53:00Z">
        <w:r w:rsidR="00110C96">
          <w:t>A species</w:t>
        </w:r>
        <w:r w:rsidR="00110C96">
          <w:t xml:space="preserve"> </w:t>
        </w:r>
      </w:ins>
      <w:r w:rsidR="00D4081E">
        <w:t>degree has often be</w:t>
      </w:r>
      <w:r w:rsidR="00D4081E">
        <w:t xml:space="preserve">en equated with </w:t>
      </w:r>
      <w:ins w:id="261" w:author="Kortsch, Susanne" w:date="2022-11-21T10:53:00Z">
        <w:r w:rsidR="00110C96">
          <w:t xml:space="preserve">a </w:t>
        </w:r>
      </w:ins>
      <w:ins w:id="262" w:author="Kortsch, Susanne" w:date="2022-11-21T10:54:00Z">
        <w:r w:rsidR="00110C96">
          <w:t xml:space="preserve">species </w:t>
        </w:r>
      </w:ins>
      <w:r w:rsidR="00D4081E">
        <w:t xml:space="preserve">importance to the structure and functioning </w:t>
      </w:r>
      <w:del w:id="263" w:author="Kortsch, Susanne" w:date="2022-11-21T10:54:00Z">
        <w:r w:rsidR="00D4081E" w:rsidDel="00110C96">
          <w:delText>of a community</w:delText>
        </w:r>
      </w:del>
      <w:ins w:id="264" w:author="Kortsch, Susanne" w:date="2022-11-21T10:54:00Z">
        <w:r w:rsidR="00110C96">
          <w:t>within a food web</w:t>
        </w:r>
      </w:ins>
      <w:r w:rsidR="00D4081E">
        <w:t>, i.e. perturbations to high-degree species may</w:t>
      </w:r>
      <w:del w:id="265" w:author="Kortsch, Susanne" w:date="2022-11-21T10:54:00Z">
        <w:r w:rsidR="00D4081E" w:rsidDel="00C217BD">
          <w:delText xml:space="preserve"> therefore</w:delText>
        </w:r>
      </w:del>
      <w:r w:rsidR="00D4081E">
        <w:t xml:space="preserve"> have larger effects on the food web </w:t>
      </w:r>
      <w:ins w:id="266" w:author="Kortsch, Susanne" w:date="2022-11-21T10:54:00Z">
        <w:r w:rsidR="00C217BD">
          <w:t>robustness to</w:t>
        </w:r>
      </w:ins>
      <w:del w:id="267" w:author="Kortsch, Susanne" w:date="2022-11-21T10:54:00Z">
        <w:r w:rsidR="00D4081E" w:rsidDel="00C217BD">
          <w:delText>than</w:delText>
        </w:r>
      </w:del>
      <w:r w:rsidR="00D4081E">
        <w:t xml:space="preserve"> perturbations </w:t>
      </w:r>
      <w:ins w:id="268" w:author="Kortsch, Susanne" w:date="2022-11-21T10:54:00Z">
        <w:r w:rsidR="00C217BD">
          <w:t>than</w:t>
        </w:r>
      </w:ins>
      <w:del w:id="269" w:author="Kortsch, Susanne" w:date="2022-11-21T10:54:00Z">
        <w:r w:rsidR="00D4081E" w:rsidDel="00C217BD">
          <w:delText>to</w:delText>
        </w:r>
      </w:del>
      <w:r w:rsidR="00D4081E">
        <w:t xml:space="preserve"> low-degree species (Dunne, Williams, and Martinez 2002a; reference</w:t>
      </w:r>
      <w:r w:rsidR="00D4081E">
        <w:t>s in Cirtwill et al. 2018). The trophic level offers information about how important a species is to its biotic community, i.e.</w:t>
      </w:r>
      <w:ins w:id="270" w:author="Kortsch, Susanne" w:date="2022-11-21T10:58:00Z">
        <w:r w:rsidR="006D31A1">
          <w:t>,</w:t>
        </w:r>
      </w:ins>
      <w:r w:rsidR="00D4081E">
        <w:t> top predators and primary producers are expected to have particularly large effects on the rest of their communities through top</w:t>
      </w:r>
      <w:r w:rsidR="00D4081E">
        <w:t>-down and bottom-up control, respectively (references in Cirtwill et al. 2018).</w:t>
      </w:r>
      <w:ins w:id="271" w:author="Kortsch, Susanne" w:date="2022-11-21T10:57:00Z">
        <w:r w:rsidR="00A96E73">
          <w:t xml:space="preserve"> </w:t>
        </w:r>
      </w:ins>
      <w:del w:id="272" w:author="Kortsch, Susanne" w:date="2022-11-21T10:57:00Z">
        <w:r w:rsidR="00D4081E" w:rsidDel="00A96E73">
          <w:delText xml:space="preserve"> The </w:delText>
        </w:r>
      </w:del>
      <w:ins w:id="273" w:author="Kortsch, Susanne" w:date="2022-11-21T10:57:00Z">
        <w:r w:rsidR="00A96E73">
          <w:t>T</w:t>
        </w:r>
      </w:ins>
      <w:del w:id="274" w:author="Kortsch, Susanne" w:date="2022-11-21T10:57:00Z">
        <w:r w:rsidR="00D4081E" w:rsidDel="00A96E73">
          <w:delText>t</w:delText>
        </w:r>
      </w:del>
      <w:r w:rsidR="00D4081E">
        <w:t>rophic similarity is an index of trophic</w:t>
      </w:r>
      <w:ins w:id="275" w:author="Kortsch, Susanne" w:date="2022-11-21T10:57:00Z">
        <w:r w:rsidR="006C70BA">
          <w:t xml:space="preserve"> </w:t>
        </w:r>
      </w:ins>
      <w:del w:id="276" w:author="Kortsch, Susanne" w:date="2022-11-21T10:57:00Z">
        <w:r w:rsidR="00D4081E" w:rsidDel="006D31A1">
          <w:delText xml:space="preserve"> </w:delText>
        </w:r>
      </w:del>
      <w:r w:rsidR="00D4081E">
        <w:t>overlap considering the set of prey and predators for a pair of species; it measures one of the most important aspects of species’</w:t>
      </w:r>
      <w:r w:rsidR="00D4081E">
        <w:t xml:space="preserve"> niches, the trophic niche, and functional aspects of biodiversity (Martinez 1991; Williams and Martinez 2000).</w:t>
      </w:r>
    </w:p>
    <w:p w14:paraId="695267D9" w14:textId="41B1B298" w:rsidR="00436F8A" w:rsidDel="009741AA" w:rsidRDefault="00D4081E">
      <w:pPr>
        <w:pStyle w:val="BodyText"/>
        <w:rPr>
          <w:del w:id="277" w:author="Kortsch, Susanne" w:date="2022-11-21T14:08:00Z"/>
        </w:rPr>
      </w:pPr>
      <w:r>
        <w:t xml:space="preserve">Furthermore, we took </w:t>
      </w:r>
      <w:del w:id="278" w:author="Kortsch, Susanne" w:date="2022-11-21T11:02:00Z">
        <w:r w:rsidDel="00B73C8E">
          <w:delText>into account the</w:delText>
        </w:r>
      </w:del>
      <w:ins w:id="279" w:author="Kortsch, Susanne" w:date="2022-11-21T11:02:00Z">
        <w:r w:rsidR="00B73C8E">
          <w:t>a</w:t>
        </w:r>
      </w:ins>
      <w:r>
        <w:t xml:space="preserve"> species’ habitat</w:t>
      </w:r>
      <w:ins w:id="280" w:author="Kortsch, Susanne" w:date="2022-11-21T11:02:00Z">
        <w:r w:rsidR="00B73C8E" w:rsidRPr="00B73C8E">
          <w:t xml:space="preserve"> </w:t>
        </w:r>
        <w:r w:rsidR="00B73C8E">
          <w:t>into account</w:t>
        </w:r>
      </w:ins>
      <w:r>
        <w:t xml:space="preserve">, which describes the physical position of a species within the </w:t>
      </w:r>
      <w:r>
        <w:t>ecosystem</w:t>
      </w:r>
      <w:r>
        <w:t xml:space="preserve">. Species were categorized as: 1) benthic, if </w:t>
      </w:r>
      <w:del w:id="281" w:author="Kortsch, Susanne" w:date="2022-11-21T10:58:00Z">
        <w:r w:rsidDel="00467BAD">
          <w:delText xml:space="preserve">the </w:delText>
        </w:r>
      </w:del>
      <w:ins w:id="282" w:author="Kortsch, Susanne" w:date="2022-11-21T10:58:00Z">
        <w:r w:rsidR="00467BAD">
          <w:t>a</w:t>
        </w:r>
        <w:r w:rsidR="00467BAD">
          <w:t xml:space="preserve"> </w:t>
        </w:r>
      </w:ins>
      <w:r>
        <w:t>species lives on</w:t>
      </w:r>
      <w:ins w:id="283" w:author="Kortsch, Susanne" w:date="2022-11-21T10:58:00Z">
        <w:r w:rsidR="006D31A1">
          <w:t xml:space="preserve"> </w:t>
        </w:r>
      </w:ins>
      <w:r>
        <w:t xml:space="preserve"> </w:t>
      </w:r>
      <w:r>
        <w:t xml:space="preserve">the seafloor; 2) pelagic, if </w:t>
      </w:r>
      <w:del w:id="284" w:author="Kortsch, Susanne" w:date="2022-11-21T10:58:00Z">
        <w:r w:rsidDel="00467BAD">
          <w:delText xml:space="preserve">the </w:delText>
        </w:r>
      </w:del>
      <w:ins w:id="285" w:author="Kortsch, Susanne" w:date="2022-11-21T10:58:00Z">
        <w:r w:rsidR="00467BAD">
          <w:t>a</w:t>
        </w:r>
        <w:r w:rsidR="00467BAD">
          <w:t xml:space="preserve"> </w:t>
        </w:r>
      </w:ins>
      <w:r>
        <w:t>species lives close to the su</w:t>
      </w:r>
      <w:r>
        <w:t xml:space="preserve">rface; 3) benthopelagic, if it moves between and connects the mentioned environments; 4) demersal, if it lives and feeds on or near the bottom of the sea; and 5) land-based, if the consumer is not </w:t>
      </w:r>
      <w:ins w:id="286" w:author="Kortsch, Susanne" w:date="2022-11-21T10:59:00Z">
        <w:r w:rsidR="00467BAD">
          <w:t xml:space="preserve">strictly </w:t>
        </w:r>
      </w:ins>
      <w:r>
        <w:t xml:space="preserve">aquatic but feeds predominantly </w:t>
      </w:r>
      <w:del w:id="287" w:author="Kortsch, Susanne" w:date="2022-11-21T10:59:00Z">
        <w:r w:rsidDel="008D250A">
          <w:delText>in the</w:delText>
        </w:r>
      </w:del>
      <w:ins w:id="288" w:author="Kortsch, Susanne" w:date="2022-11-21T10:59:00Z">
        <w:r w:rsidR="008D250A">
          <w:t>on</w:t>
        </w:r>
      </w:ins>
      <w:r>
        <w:t xml:space="preserve"> marine </w:t>
      </w:r>
      <w:del w:id="289" w:author="Kortsch, Susanne" w:date="2022-11-21T10:59:00Z">
        <w:r w:rsidDel="008D250A">
          <w:delText>realm</w:delText>
        </w:r>
      </w:del>
      <w:ins w:id="290" w:author="Kortsch, Susanne" w:date="2022-11-21T10:59:00Z">
        <w:r w:rsidR="008D250A">
          <w:t>species</w:t>
        </w:r>
      </w:ins>
      <w:r>
        <w:t xml:space="preserve">. </w:t>
      </w:r>
      <w:del w:id="291" w:author="Kortsch, Susanne" w:date="2022-11-21T11:03:00Z">
        <w:r w:rsidDel="006E6FD9">
          <w:delText>The</w:delText>
        </w:r>
      </w:del>
      <w:ins w:id="292" w:author="Kortsch, Susanne" w:date="2022-11-21T11:03:00Z">
        <w:r w:rsidR="006E6FD9">
          <w:t xml:space="preserve">Species </w:t>
        </w:r>
      </w:ins>
      <w:ins w:id="293" w:author="Kortsch, Susanne" w:date="2022-11-21T10:59:00Z">
        <w:r w:rsidR="00EA702B">
          <w:t>habitat</w:t>
        </w:r>
      </w:ins>
      <w:del w:id="294" w:author="Kortsch, Susanne" w:date="2022-11-21T10:59:00Z">
        <w:r w:rsidDel="00EA702B">
          <w:delText>se</w:delText>
        </w:r>
      </w:del>
      <w:r>
        <w:t xml:space="preserve"> </w:t>
      </w:r>
      <w:ins w:id="295" w:author="Kortsch, Susanne" w:date="2022-11-21T11:03:00Z">
        <w:r w:rsidR="006E6FD9">
          <w:t>aff</w:t>
        </w:r>
        <w:r w:rsidR="00C02B32">
          <w:t>iliation</w:t>
        </w:r>
      </w:ins>
      <w:del w:id="296" w:author="Kortsch, Susanne" w:date="2022-11-21T11:03:00Z">
        <w:r w:rsidDel="006E6FD9">
          <w:delText>data</w:delText>
        </w:r>
      </w:del>
      <w:r>
        <w:t xml:space="preserve"> w</w:t>
      </w:r>
      <w:ins w:id="297" w:author="Kortsch, Susanne" w:date="2022-11-21T10:59:00Z">
        <w:r w:rsidR="008B6F96">
          <w:t>ere</w:t>
        </w:r>
      </w:ins>
      <w:del w:id="298" w:author="Kortsch, Susanne" w:date="2022-11-21T10:59:00Z">
        <w:r w:rsidDel="008B6F96">
          <w:delText>as</w:delText>
        </w:r>
      </w:del>
      <w:r>
        <w:t xml:space="preserve"> </w:t>
      </w:r>
      <w:ins w:id="299" w:author="Kortsch, Susanne" w:date="2022-11-21T10:59:00Z">
        <w:r w:rsidR="008B6F96">
          <w:t>retrieved</w:t>
        </w:r>
      </w:ins>
      <w:del w:id="300" w:author="Kortsch, Susanne" w:date="2022-11-21T10:59:00Z">
        <w:r w:rsidDel="008B6F96">
          <w:delText>taken</w:delText>
        </w:r>
      </w:del>
      <w:r>
        <w:t xml:space="preserve"> from Jacob et al. (2011).</w:t>
      </w:r>
    </w:p>
    <w:p w14:paraId="0549D614" w14:textId="7CA67B14" w:rsidR="008B6F96" w:rsidRDefault="008B6F96">
      <w:pPr>
        <w:pStyle w:val="BodyText"/>
        <w:rPr>
          <w:ins w:id="301" w:author="Kortsch, Susanne" w:date="2022-11-21T11:00:00Z"/>
        </w:rPr>
      </w:pPr>
    </w:p>
    <w:p w14:paraId="1966D06B" w14:textId="0C0C2B3C" w:rsidR="00436F8A" w:rsidDel="00A231B8" w:rsidRDefault="00D4081E">
      <w:pPr>
        <w:pStyle w:val="BodyText"/>
        <w:rPr>
          <w:del w:id="302" w:author="Kortsch, Susanne" w:date="2022-11-21T11:15:00Z"/>
        </w:rPr>
      </w:pPr>
      <w:commentRangeStart w:id="303"/>
      <w:del w:id="304" w:author="Kortsch, Susanne" w:date="2022-11-21T11:15:00Z">
        <w:r w:rsidDel="00A231B8">
          <w:lastRenderedPageBreak/>
          <w:delText>With the aim of studying the relationship between the interaction strength of the species (weighted property) and its unweighted properties we performed linear regression analyses between the log(mean interaction st</w:delText>
        </w:r>
        <w:r w:rsidDel="00A231B8">
          <w:delText>rength) and each of the mentioned unweighted properties. We also explored such weighted property with species habitat.</w:delText>
        </w:r>
        <w:commentRangeEnd w:id="303"/>
        <w:r w:rsidR="00AB383E" w:rsidDel="00A231B8">
          <w:rPr>
            <w:rStyle w:val="CommentReference"/>
          </w:rPr>
          <w:commentReference w:id="303"/>
        </w:r>
      </w:del>
    </w:p>
    <w:p w14:paraId="18565185" w14:textId="41CD3D8A" w:rsidR="00436F8A" w:rsidDel="00A231B8" w:rsidRDefault="00D4081E">
      <w:pPr>
        <w:pStyle w:val="BodyText"/>
        <w:rPr>
          <w:del w:id="305" w:author="Kortsch, Susanne" w:date="2022-11-21T11:15:00Z"/>
        </w:rPr>
      </w:pPr>
      <w:del w:id="306" w:author="Kortsch, Susanne" w:date="2022-11-21T11:15:00Z">
        <w:r w:rsidDel="00A231B8">
          <w:delText>Formulas used to obtain the above species properties are described in Supplementary Material.</w:delText>
        </w:r>
      </w:del>
    </w:p>
    <w:p w14:paraId="42821B15" w14:textId="77777777" w:rsidR="00436F8A" w:rsidDel="001C643A" w:rsidRDefault="00D4081E">
      <w:pPr>
        <w:pStyle w:val="Heading3"/>
        <w:rPr>
          <w:del w:id="307" w:author="Kortsch, Susanne" w:date="2022-11-21T11:08:00Z"/>
        </w:rPr>
      </w:pPr>
      <w:bookmarkStart w:id="308" w:name="extinction-simulations-and-stability"/>
      <w:bookmarkEnd w:id="180"/>
      <w:r>
        <w:t>Extinction simulations and stability</w:t>
      </w:r>
    </w:p>
    <w:p w14:paraId="1455BE36" w14:textId="3F3FBA35" w:rsidR="00436F8A" w:rsidRDefault="00D4081E" w:rsidP="001C643A">
      <w:pPr>
        <w:pStyle w:val="Heading3"/>
        <w:pPrChange w:id="309" w:author="Kortsch, Susanne" w:date="2022-11-21T11:08:00Z">
          <w:pPr>
            <w:pStyle w:val="FirstParagraph"/>
          </w:pPr>
        </w:pPrChange>
      </w:pPr>
      <w:del w:id="310" w:author="Kortsch, Susanne" w:date="2022-11-21T11:08:00Z">
        <w:r w:rsidDel="001C643A">
          <w:delText>Finall</w:delText>
        </w:r>
        <w:r w:rsidDel="001C643A">
          <w:delText>y,</w:delText>
        </w:r>
        <w:r w:rsidDel="001C643A">
          <w:delText xml:space="preserve"> we </w:delText>
        </w:r>
        <w:r w:rsidDel="001C643A">
          <w:delText>r</w:delText>
        </w:r>
        <w:r w:rsidDel="001C643A">
          <w:delText>u</w:delText>
        </w:r>
        <w:r w:rsidDel="001C643A">
          <w:delText>n extinction simulations</w:delText>
        </w:r>
        <w:r w:rsidDel="001C643A">
          <w:delText xml:space="preserve"> and estimated its impact on the stability of the food web</w:delText>
        </w:r>
        <w:r w:rsidDel="001C643A">
          <w:delText xml:space="preserve">. </w:delText>
        </w:r>
      </w:del>
      <w:moveFromRangeStart w:id="311" w:author="Kortsch, Susanne" w:date="2022-11-21T11:08:00Z" w:name="move119921302"/>
      <w:moveFrom w:id="312" w:author="Kortsch, Susanne" w:date="2022-11-21T11:08:00Z">
        <w:r w:rsidDel="001C643A">
          <w:t>For this, we calculated a stability index called Quasi-Sign Stability (QSS), which is the proportion of stable networks using randomized Jacobians and keeping the p</w:t>
        </w:r>
        <w:r w:rsidDel="001C643A">
          <w:t xml:space="preserve">redator-prey sign structure fixed (Allesina and Pascual 2008). If this proportion is zero, then one should take into account the real part of the maximum eigenvalue of the Jacobian matrix, which is also a measure of stability (Grilli, Rogers, and Allesina </w:t>
        </w:r>
        <w:r w:rsidDel="001C643A">
          <w:t>2016), indicating a more stable food web when it is negative.</w:t>
        </w:r>
      </w:moveFrom>
      <w:moveFromRangeEnd w:id="311"/>
    </w:p>
    <w:p w14:paraId="386EDF55" w14:textId="0F21AC65" w:rsidR="00436F8A" w:rsidRDefault="00D4081E">
      <w:pPr>
        <w:pStyle w:val="BodyText"/>
      </w:pPr>
      <w:del w:id="313" w:author="Kortsch, Susanne" w:date="2022-11-21T12:42:00Z">
        <w:r w:rsidDel="007039A3">
          <w:delText>W</w:delText>
        </w:r>
        <w:r w:rsidDel="007039A3">
          <w:delText>ith the aim of</w:delText>
        </w:r>
      </w:del>
      <w:ins w:id="314" w:author="Kortsch, Susanne" w:date="2022-11-21T12:42:00Z">
        <w:r w:rsidR="007039A3">
          <w:t>To</w:t>
        </w:r>
      </w:ins>
      <w:r>
        <w:t xml:space="preserve"> </w:t>
      </w:r>
      <w:del w:id="315" w:author="Kortsch, Susanne" w:date="2022-11-21T12:42:00Z">
        <w:r w:rsidDel="007039A3">
          <w:delText>analys</w:delText>
        </w:r>
      </w:del>
      <w:ins w:id="316" w:author="Kortsch, Susanne" w:date="2022-11-21T12:42:00Z">
        <w:r w:rsidR="007039A3">
          <w:t>analyze</w:t>
        </w:r>
      </w:ins>
      <w:del w:id="317" w:author="Kortsch, Susanne" w:date="2022-11-21T12:42:00Z">
        <w:r w:rsidDel="007039A3">
          <w:delText>ing</w:delText>
        </w:r>
      </w:del>
      <w:r>
        <w:t xml:space="preserve"> the </w:t>
      </w:r>
      <w:ins w:id="318" w:author="Kortsch, Susanne" w:date="2022-11-21T12:42:00Z">
        <w:r w:rsidR="007039A3">
          <w:t>impact</w:t>
        </w:r>
      </w:ins>
      <w:del w:id="319" w:author="Kortsch, Susanne" w:date="2022-11-21T12:42:00Z">
        <w:r w:rsidDel="007039A3">
          <w:delText>effect</w:delText>
        </w:r>
      </w:del>
      <w:r>
        <w:t xml:space="preserve"> of </w:t>
      </w:r>
      <w:del w:id="320" w:author="Kortsch, Susanne" w:date="2022-11-21T12:42:00Z">
        <w:r w:rsidDel="007039A3">
          <w:delText xml:space="preserve">each </w:delText>
        </w:r>
      </w:del>
      <w:r>
        <w:t xml:space="preserve">species on </w:t>
      </w:r>
      <w:del w:id="321" w:author="Kortsch, Susanne" w:date="2022-11-21T11:08:00Z">
        <w:r w:rsidDel="001C643A">
          <w:delText xml:space="preserve">the </w:delText>
        </w:r>
      </w:del>
      <w:r>
        <w:t>food web</w:t>
      </w:r>
      <w:ins w:id="322" w:author="Kortsch, Susanne" w:date="2022-11-21T11:08:00Z">
        <w:r w:rsidR="001C643A">
          <w:t xml:space="preserve"> </w:t>
        </w:r>
      </w:ins>
      <w:del w:id="323" w:author="Kortsch, Susanne" w:date="2022-11-21T11:08:00Z">
        <w:r w:rsidDel="001C643A">
          <w:delText xml:space="preserve">’s </w:delText>
        </w:r>
      </w:del>
      <w:r>
        <w:t>stability</w:t>
      </w:r>
      <w:ins w:id="324" w:author="Kortsch, Susanne" w:date="2022-11-21T11:08:00Z">
        <w:r w:rsidR="001C643A">
          <w:t>,</w:t>
        </w:r>
      </w:ins>
      <w:r>
        <w:t xml:space="preserve"> we performed extinction simulations </w:t>
      </w:r>
      <w:r>
        <w:t>deleting one species at a time</w:t>
      </w:r>
      <w:ins w:id="325" w:author="Kortsch, Susanne" w:date="2022-11-21T12:42:00Z">
        <w:r w:rsidR="007039A3">
          <w:t>, that is for</w:t>
        </w:r>
      </w:ins>
      <w:ins w:id="326" w:author="Kortsch, Susanne" w:date="2022-11-21T11:08:00Z">
        <w:r w:rsidR="001C643A">
          <w:t xml:space="preserve"> every extinction, </w:t>
        </w:r>
      </w:ins>
      <w:del w:id="327" w:author="Kortsch, Susanne" w:date="2022-11-21T11:08:00Z">
        <w:r w:rsidDel="001C643A">
          <w:delText xml:space="preserve">, so </w:delText>
        </w:r>
      </w:del>
      <w:del w:id="328" w:author="Kortsch, Susanne" w:date="2022-11-21T12:42:00Z">
        <w:r w:rsidDel="00C85B9B">
          <w:delText xml:space="preserve">the </w:delText>
        </w:r>
      </w:del>
      <w:r>
        <w:t>network size was reduced by one</w:t>
      </w:r>
      <w:ins w:id="329" w:author="Kortsch, Susanne" w:date="2022-11-21T11:08:00Z">
        <w:r w:rsidR="00287FE5">
          <w:t xml:space="preserve"> specie</w:t>
        </w:r>
      </w:ins>
      <w:ins w:id="330" w:author="Kortsch, Susanne" w:date="2022-11-21T11:09:00Z">
        <w:r w:rsidR="00287FE5">
          <w:t>s</w:t>
        </w:r>
      </w:ins>
      <w:ins w:id="331" w:author="Kortsch, Susanne" w:date="2022-11-21T12:42:00Z">
        <w:r w:rsidR="00C85B9B">
          <w:t xml:space="preserve"> only</w:t>
        </w:r>
      </w:ins>
      <w:r>
        <w:t>. After</w:t>
      </w:r>
      <w:r>
        <w:t xml:space="preserve"> each </w:t>
      </w:r>
      <w:del w:id="332" w:author="Kortsch, Susanne" w:date="2022-11-21T11:09:00Z">
        <w:r w:rsidDel="00504824">
          <w:delText xml:space="preserve">species </w:delText>
        </w:r>
      </w:del>
      <w:r>
        <w:t xml:space="preserve">extinction, we calculated the stability </w:t>
      </w:r>
      <w:ins w:id="333" w:author="Kortsch, Susanne" w:date="2022-11-21T11:09:00Z">
        <w:r w:rsidR="00504824">
          <w:t xml:space="preserve">of </w:t>
        </w:r>
      </w:ins>
      <w:del w:id="334" w:author="Kortsch, Susanne" w:date="2022-11-21T11:09:00Z">
        <w:r w:rsidDel="00504824">
          <w:delText xml:space="preserve">for </w:delText>
        </w:r>
      </w:del>
      <w:r>
        <w:t xml:space="preserve">the </w:t>
      </w:r>
      <w:ins w:id="335" w:author="Kortsch, Susanne" w:date="2022-11-21T11:09:00Z">
        <w:r w:rsidR="00504824">
          <w:t xml:space="preserve">network </w:t>
        </w:r>
      </w:ins>
      <w:del w:id="336" w:author="Kortsch, Susanne" w:date="2022-11-21T11:09:00Z">
        <w:r w:rsidDel="00504824">
          <w:delText xml:space="preserve">food web </w:delText>
        </w:r>
      </w:del>
      <w:r>
        <w:t xml:space="preserve">minus </w:t>
      </w:r>
      <w:ins w:id="337" w:author="Kortsch, Susanne" w:date="2022-11-21T12:43:00Z">
        <w:r w:rsidR="00C85B9B">
          <w:t>the targeted</w:t>
        </w:r>
      </w:ins>
      <w:del w:id="338" w:author="Kortsch, Susanne" w:date="2022-11-21T12:43:00Z">
        <w:r w:rsidDel="00C85B9B">
          <w:delText>one</w:delText>
        </w:r>
      </w:del>
      <w:r>
        <w:t xml:space="preserve"> species (</w:t>
      </w:r>
      <w:del w:id="339" w:author="Kortsch, Susanne" w:date="2022-11-21T11:09:00Z">
        <w:r w:rsidDel="000B3E7D">
          <w:delText xml:space="preserve">size = </w:delText>
        </w:r>
      </w:del>
      <w:r>
        <w:t>489</w:t>
      </w:r>
      <w:ins w:id="340" w:author="Kortsch, Susanne" w:date="2022-11-21T11:09:00Z">
        <w:r w:rsidR="000B3E7D">
          <w:t xml:space="preserve"> nodes</w:t>
        </w:r>
      </w:ins>
      <w:r>
        <w:t>) and compared it with that of the whole network (</w:t>
      </w:r>
      <w:del w:id="341" w:author="Kortsch, Susanne" w:date="2022-11-21T11:09:00Z">
        <w:r w:rsidDel="000B3E7D">
          <w:delText xml:space="preserve">size = </w:delText>
        </w:r>
      </w:del>
      <w:r>
        <w:t>490</w:t>
      </w:r>
      <w:ins w:id="342" w:author="Kortsch, Susanne" w:date="2022-11-21T11:09:00Z">
        <w:r w:rsidR="000B3E7D">
          <w:t xml:space="preserve"> nodes</w:t>
        </w:r>
      </w:ins>
      <w:ins w:id="343" w:author="Kortsch, Susanne" w:date="2022-11-21T12:43:00Z">
        <w:r w:rsidR="00C85B9B">
          <w:t xml:space="preserve"> in total</w:t>
        </w:r>
      </w:ins>
      <w:r>
        <w:t xml:space="preserve">). </w:t>
      </w:r>
      <w:moveToRangeStart w:id="344" w:author="Kortsch, Susanne" w:date="2022-11-21T11:08:00Z" w:name="move119921302"/>
      <w:moveTo w:id="345" w:author="Kortsch, Susanne" w:date="2022-11-21T11:08:00Z">
        <w:del w:id="346" w:author="Kortsch, Susanne" w:date="2022-11-21T11:09:00Z">
          <w:r w:rsidR="001C643A" w:rsidDel="002E7135">
            <w:delText>For this, we</w:delText>
          </w:r>
        </w:del>
      </w:moveTo>
      <w:ins w:id="347" w:author="Kortsch, Susanne" w:date="2022-11-21T11:09:00Z">
        <w:r w:rsidR="002E7135">
          <w:t>To</w:t>
        </w:r>
      </w:ins>
      <w:moveTo w:id="348" w:author="Kortsch, Susanne" w:date="2022-11-21T11:08:00Z">
        <w:r w:rsidR="001C643A">
          <w:t xml:space="preserve"> calculate</w:t>
        </w:r>
        <w:del w:id="349" w:author="Kortsch, Susanne" w:date="2022-11-21T11:10:00Z">
          <w:r w:rsidR="001C643A" w:rsidDel="002E7135">
            <w:delText>d</w:delText>
          </w:r>
        </w:del>
        <w:r w:rsidR="001C643A">
          <w:t xml:space="preserve"> </w:t>
        </w:r>
        <w:del w:id="350" w:author="Kortsch, Susanne" w:date="2022-11-21T11:10:00Z">
          <w:r w:rsidR="001C643A" w:rsidDel="002E7135">
            <w:delText xml:space="preserve">a </w:delText>
          </w:r>
        </w:del>
        <w:r w:rsidR="001C643A">
          <w:t>stability</w:t>
        </w:r>
      </w:moveTo>
      <w:ins w:id="351" w:author="Kortsch, Susanne" w:date="2022-11-21T11:10:00Z">
        <w:r w:rsidR="002E7135">
          <w:t>, we used an</w:t>
        </w:r>
      </w:ins>
      <w:moveTo w:id="352" w:author="Kortsch, Susanne" w:date="2022-11-21T11:08:00Z">
        <w:r w:rsidR="001C643A">
          <w:t xml:space="preserve"> index called </w:t>
        </w:r>
      </w:moveTo>
      <w:ins w:id="353" w:author="Kortsch, Susanne" w:date="2022-11-21T12:43:00Z">
        <w:r w:rsidR="00BF4504">
          <w:t>q</w:t>
        </w:r>
      </w:ins>
      <w:moveTo w:id="354" w:author="Kortsch, Susanne" w:date="2022-11-21T11:08:00Z">
        <w:del w:id="355" w:author="Kortsch, Susanne" w:date="2022-11-21T12:43:00Z">
          <w:r w:rsidR="001C643A" w:rsidDel="00BF4504">
            <w:delText>Q</w:delText>
          </w:r>
        </w:del>
        <w:r w:rsidR="001C643A">
          <w:t>uasi-</w:t>
        </w:r>
      </w:moveTo>
      <w:ins w:id="356" w:author="Kortsch, Susanne" w:date="2022-11-21T12:43:00Z">
        <w:r w:rsidR="00BF4504">
          <w:t>s</w:t>
        </w:r>
      </w:ins>
      <w:moveTo w:id="357" w:author="Kortsch, Susanne" w:date="2022-11-21T11:08:00Z">
        <w:del w:id="358" w:author="Kortsch, Susanne" w:date="2022-11-21T12:43:00Z">
          <w:r w:rsidR="001C643A" w:rsidDel="00BF4504">
            <w:delText>S</w:delText>
          </w:r>
        </w:del>
        <w:r w:rsidR="001C643A">
          <w:t xml:space="preserve">ign </w:t>
        </w:r>
        <w:del w:id="359" w:author="Kortsch, Susanne" w:date="2022-11-21T12:43:00Z">
          <w:r w:rsidR="001C643A" w:rsidDel="00BF4504">
            <w:delText>S</w:delText>
          </w:r>
        </w:del>
      </w:moveTo>
      <w:ins w:id="360" w:author="Kortsch, Susanne" w:date="2022-11-21T12:43:00Z">
        <w:r w:rsidR="00BF4504">
          <w:t>s</w:t>
        </w:r>
      </w:ins>
      <w:moveTo w:id="361" w:author="Kortsch, Susanne" w:date="2022-11-21T11:08:00Z">
        <w:r w:rsidR="001C643A">
          <w:t xml:space="preserve">tability (QSS), </w:t>
        </w:r>
        <w:commentRangeStart w:id="362"/>
        <w:r w:rsidR="001C643A">
          <w:t xml:space="preserve">which </w:t>
        </w:r>
      </w:moveTo>
      <w:ins w:id="363" w:author="Kortsch, Susanne" w:date="2022-11-21T12:43:00Z">
        <w:r w:rsidR="0069121A">
          <w:t>estimates</w:t>
        </w:r>
      </w:ins>
      <w:moveTo w:id="364" w:author="Kortsch, Susanne" w:date="2022-11-21T11:08:00Z">
        <w:del w:id="365" w:author="Kortsch, Susanne" w:date="2022-11-21T12:43:00Z">
          <w:r w:rsidR="001C643A" w:rsidDel="0069121A">
            <w:delText>is</w:delText>
          </w:r>
        </w:del>
        <w:r w:rsidR="001C643A">
          <w:t xml:space="preserve"> the proportion of stable networks using randomized </w:t>
        </w:r>
        <w:commentRangeStart w:id="366"/>
        <w:r w:rsidR="001C643A">
          <w:t>Jacobians</w:t>
        </w:r>
      </w:moveTo>
      <w:commentRangeEnd w:id="366"/>
      <w:r w:rsidR="0069121A">
        <w:rPr>
          <w:rStyle w:val="CommentReference"/>
        </w:rPr>
        <w:commentReference w:id="366"/>
      </w:r>
      <w:moveTo w:id="367" w:author="Kortsch, Susanne" w:date="2022-11-21T11:08:00Z">
        <w:r w:rsidR="001C643A">
          <w:t xml:space="preserve"> and keeping </w:t>
        </w:r>
        <w:commentRangeStart w:id="368"/>
        <w:r w:rsidR="001C643A">
          <w:t xml:space="preserve">the predator-prey sign structure </w:t>
        </w:r>
      </w:moveTo>
      <w:commentRangeEnd w:id="368"/>
      <w:r w:rsidR="00C4712C">
        <w:rPr>
          <w:rStyle w:val="CommentReference"/>
        </w:rPr>
        <w:commentReference w:id="368"/>
      </w:r>
      <w:moveTo w:id="369" w:author="Kortsch, Susanne" w:date="2022-11-21T11:08:00Z">
        <w:r w:rsidR="001C643A">
          <w:t>fixed (</w:t>
        </w:r>
        <w:proofErr w:type="spellStart"/>
        <w:r w:rsidR="001C643A">
          <w:t>Allesina</w:t>
        </w:r>
        <w:proofErr w:type="spellEnd"/>
        <w:r w:rsidR="001C643A">
          <w:t xml:space="preserve"> and Pascual 2008). </w:t>
        </w:r>
      </w:moveTo>
      <w:commentRangeEnd w:id="362"/>
      <w:r w:rsidR="002F2E3B">
        <w:rPr>
          <w:rStyle w:val="CommentReference"/>
        </w:rPr>
        <w:commentReference w:id="362"/>
      </w:r>
      <w:moveTo w:id="370" w:author="Kortsch, Susanne" w:date="2022-11-21T11:08:00Z">
        <w:r w:rsidR="001C643A">
          <w:t xml:space="preserve">If this proportion </w:t>
        </w:r>
      </w:moveTo>
      <w:ins w:id="371" w:author="Kortsch, Susanne" w:date="2022-11-21T11:10:00Z">
        <w:r w:rsidR="00E173F4">
          <w:t>equals</w:t>
        </w:r>
      </w:ins>
      <w:moveTo w:id="372" w:author="Kortsch, Susanne" w:date="2022-11-21T11:08:00Z">
        <w:del w:id="373" w:author="Kortsch, Susanne" w:date="2022-11-21T11:10:00Z">
          <w:r w:rsidR="001C643A" w:rsidDel="00E173F4">
            <w:delText>is</w:delText>
          </w:r>
        </w:del>
        <w:r w:rsidR="001C643A">
          <w:t xml:space="preserve"> zero, then one should </w:t>
        </w:r>
        <w:proofErr w:type="gramStart"/>
        <w:r w:rsidR="001C643A">
          <w:t>take into account</w:t>
        </w:r>
        <w:proofErr w:type="gramEnd"/>
        <w:r w:rsidR="001C643A">
          <w:t xml:space="preserve"> the real part of the maximum eigenvalue of the Jacobian matrix, which is also a measure of stability (Grilli, Rogers, and Allesina 2016), indicating a more stable food web when it is negative.</w:t>
        </w:r>
      </w:moveTo>
      <w:moveToRangeEnd w:id="344"/>
      <w:ins w:id="374" w:author="Kortsch, Susanne" w:date="2022-11-21T11:11:00Z">
        <w:r w:rsidR="004463AF">
          <w:t xml:space="preserve"> </w:t>
        </w:r>
      </w:ins>
      <w:r>
        <w:t xml:space="preserve">We performed 1000 simulations for each species </w:t>
      </w:r>
      <w:del w:id="375" w:author="Kortsch, Susanne" w:date="2022-11-21T11:11:00Z">
        <w:r w:rsidDel="007A4F04">
          <w:delText>extinction and</w:delText>
        </w:r>
      </w:del>
      <w:ins w:id="376" w:author="Kortsch, Susanne" w:date="2022-11-21T11:11:00Z">
        <w:r w:rsidR="007A4F04">
          <w:t>extinction and</w:t>
        </w:r>
      </w:ins>
      <w:r>
        <w:t xml:space="preserve"> obtained a mean QSS and </w:t>
      </w:r>
      <w:ins w:id="377" w:author="Kortsch, Susanne" w:date="2022-11-21T11:11:00Z">
        <w:r w:rsidR="007A4F04">
          <w:t xml:space="preserve">a </w:t>
        </w:r>
      </w:ins>
      <w:r>
        <w:t>maximum</w:t>
      </w:r>
      <w:r>
        <w:t xml:space="preserve"> eigenvalue</w:t>
      </w:r>
      <w:ins w:id="378" w:author="Kortsch, Susanne" w:date="2022-11-21T11:11:00Z">
        <w:r w:rsidR="007A4F04">
          <w:t xml:space="preserve"> for each species</w:t>
        </w:r>
      </w:ins>
      <w:r>
        <w:t xml:space="preserve">. </w:t>
      </w:r>
      <w:r>
        <w:t xml:space="preserve">At </w:t>
      </w:r>
      <w:proofErr w:type="gramStart"/>
      <w:r>
        <w:t>last</w:t>
      </w:r>
      <w:proofErr w:type="gramEnd"/>
      <w:r>
        <w:t xml:space="preserve"> we statistically </w:t>
      </w:r>
      <w:proofErr w:type="spellStart"/>
      <w:r>
        <w:t>analysed</w:t>
      </w:r>
      <w:proofErr w:type="spellEnd"/>
      <w:r>
        <w:t xml:space="preserve"> such</w:t>
      </w:r>
      <w:r>
        <w:t xml:space="preserve"> </w:t>
      </w:r>
      <w:commentRangeStart w:id="379"/>
      <w:r>
        <w:t>difference</w:t>
      </w:r>
      <w:commentRangeEnd w:id="379"/>
      <w:r w:rsidR="00336BC7">
        <w:rPr>
          <w:rStyle w:val="CommentReference"/>
        </w:rPr>
        <w:commentReference w:id="379"/>
      </w:r>
      <w:r>
        <w:t xml:space="preserve"> with an Anderson-Darling test considering a p-value &lt; 0.01 (Scholz and Stephens 1987). </w:t>
      </w:r>
      <w:commentRangeStart w:id="380"/>
      <w:r>
        <w:t>If th</w:t>
      </w:r>
      <w:ins w:id="381" w:author="Kortsch, Susanne" w:date="2022-11-21T11:13:00Z">
        <w:r w:rsidR="00985934">
          <w:t>is</w:t>
        </w:r>
      </w:ins>
      <w:del w:id="382" w:author="Kortsch, Susanne" w:date="2022-11-21T11:13:00Z">
        <w:r w:rsidDel="00985934">
          <w:delText>e</w:delText>
        </w:r>
      </w:del>
      <w:r>
        <w:t xml:space="preserve"> difference </w:t>
      </w:r>
      <w:del w:id="383" w:author="Kortsch, Susanne" w:date="2022-11-21T11:13:00Z">
        <w:r w:rsidDel="00985934">
          <w:delText xml:space="preserve">was </w:delText>
        </w:r>
      </w:del>
      <w:ins w:id="384" w:author="Kortsch, Susanne" w:date="2022-11-21T11:13:00Z">
        <w:r w:rsidR="00985934">
          <w:t>is</w:t>
        </w:r>
        <w:r w:rsidR="00985934">
          <w:t xml:space="preserve"> </w:t>
        </w:r>
      </w:ins>
      <w:r>
        <w:t xml:space="preserve">positive, then the stability of the food web </w:t>
      </w:r>
      <w:ins w:id="385" w:author="Kortsch, Susanne" w:date="2022-11-21T11:13:00Z">
        <w:r w:rsidR="002C4004">
          <w:t xml:space="preserve">is </w:t>
        </w:r>
      </w:ins>
      <w:del w:id="386" w:author="Kortsch, Susanne" w:date="2022-11-21T11:13:00Z">
        <w:r w:rsidDel="002C4004">
          <w:delText>was impacted positively (</w:delText>
        </w:r>
      </w:del>
      <w:r>
        <w:t xml:space="preserve">higher </w:t>
      </w:r>
      <w:del w:id="387" w:author="Kortsch, Susanne" w:date="2022-11-21T11:13:00Z">
        <w:r w:rsidDel="002C4004">
          <w:delText>stabili</w:delText>
        </w:r>
        <w:r w:rsidDel="002C4004">
          <w:delText xml:space="preserve">ty) </w:delText>
        </w:r>
      </w:del>
      <w:ins w:id="388" w:author="Kortsch, Susanne" w:date="2022-11-21T11:13:00Z">
        <w:r w:rsidR="002C4004">
          <w:t xml:space="preserve">if a </w:t>
        </w:r>
      </w:ins>
      <w:del w:id="389" w:author="Kortsch, Susanne" w:date="2022-11-21T11:13:00Z">
        <w:r w:rsidDel="002C4004">
          <w:delText xml:space="preserve">when that </w:delText>
        </w:r>
      </w:del>
      <w:r>
        <w:t xml:space="preserve">species </w:t>
      </w:r>
      <w:del w:id="390" w:author="Kortsch, Susanne" w:date="2022-11-21T11:13:00Z">
        <w:r w:rsidDel="002C4004">
          <w:delText>become extinct</w:delText>
        </w:r>
      </w:del>
      <w:ins w:id="391" w:author="Kortsch, Susanne" w:date="2022-11-21T11:13:00Z">
        <w:r w:rsidR="002C4004">
          <w:t>was removed</w:t>
        </w:r>
      </w:ins>
      <w:r>
        <w:t>, and vice</w:t>
      </w:r>
      <w:ins w:id="392" w:author="Kortsch, Susanne" w:date="2022-11-21T11:13:00Z">
        <w:r w:rsidR="002C4004">
          <w:t xml:space="preserve"> </w:t>
        </w:r>
      </w:ins>
      <w:r>
        <w:t>versa</w:t>
      </w:r>
      <w:commentRangeEnd w:id="380"/>
      <w:r w:rsidR="000E3E0F">
        <w:rPr>
          <w:rStyle w:val="CommentReference"/>
        </w:rPr>
        <w:commentReference w:id="380"/>
      </w:r>
      <w:r>
        <w:t xml:space="preserve">. </w:t>
      </w:r>
      <w:ins w:id="393" w:author="Kortsch, Susanne" w:date="2022-11-21T11:14:00Z">
        <w:r w:rsidR="005D3871">
          <w:t xml:space="preserve">A detailed description on </w:t>
        </w:r>
      </w:ins>
      <w:del w:id="394" w:author="Kortsch, Susanne" w:date="2022-11-21T11:14:00Z">
        <w:r w:rsidDel="005D3871">
          <w:delText xml:space="preserve">Details </w:delText>
        </w:r>
        <w:r w:rsidDel="00BC73C6">
          <w:delText xml:space="preserve">for </w:delText>
        </w:r>
      </w:del>
      <w:r>
        <w:t xml:space="preserve">the </w:t>
      </w:r>
      <w:r>
        <w:t xml:space="preserve">stability calculations </w:t>
      </w:r>
      <w:del w:id="395" w:author="Kortsch, Susanne" w:date="2022-11-21T11:14:00Z">
        <w:r w:rsidDel="005D3871">
          <w:delText>are described</w:delText>
        </w:r>
      </w:del>
      <w:ins w:id="396" w:author="Kortsch, Susanne" w:date="2022-11-21T11:14:00Z">
        <w:r w:rsidR="005D3871">
          <w:t>can be found</w:t>
        </w:r>
      </w:ins>
      <w:r>
        <w:t xml:space="preserve"> in Supplementary Material.</w:t>
      </w:r>
    </w:p>
    <w:p w14:paraId="79BE9BEA" w14:textId="77777777" w:rsidR="00A231B8" w:rsidRPr="003560FF" w:rsidRDefault="00A231B8" w:rsidP="00A231B8">
      <w:pPr>
        <w:pStyle w:val="BodyText"/>
        <w:rPr>
          <w:ins w:id="397" w:author="Kortsch, Susanne" w:date="2022-11-21T11:15:00Z"/>
          <w:b/>
          <w:bCs/>
        </w:rPr>
      </w:pPr>
      <w:commentRangeStart w:id="398"/>
      <w:ins w:id="399" w:author="Kortsch, Susanne" w:date="2022-11-21T11:15:00Z">
        <w:r w:rsidRPr="003560FF">
          <w:rPr>
            <w:b/>
            <w:bCs/>
          </w:rPr>
          <w:t>Data analyses?</w:t>
        </w:r>
        <w:commentRangeEnd w:id="398"/>
        <w:r w:rsidRPr="003560FF">
          <w:rPr>
            <w:rStyle w:val="CommentReference"/>
            <w:b/>
            <w:bCs/>
          </w:rPr>
          <w:commentReference w:id="398"/>
        </w:r>
      </w:ins>
    </w:p>
    <w:p w14:paraId="20705679" w14:textId="77777777" w:rsidR="00A231B8" w:rsidRDefault="00A231B8" w:rsidP="00A231B8">
      <w:pPr>
        <w:pStyle w:val="BodyText"/>
        <w:rPr>
          <w:ins w:id="400" w:author="Kortsch, Susanne" w:date="2022-11-21T11:15:00Z"/>
        </w:rPr>
      </w:pPr>
      <w:commentRangeStart w:id="401"/>
      <w:ins w:id="402" w:author="Kortsch, Susanne" w:date="2022-11-21T11:15:00Z">
        <w:r>
          <w:t xml:space="preserve">With the aim of studying the relationship between the interaction strength of the species (weighted property) and its unweighted properties we performed linear regression analyses between the </w:t>
        </w:r>
        <w:proofErr w:type="gramStart"/>
        <w:r>
          <w:t>log(</w:t>
        </w:r>
        <w:proofErr w:type="gramEnd"/>
        <w:r>
          <w:t>mean interaction strength) and each of the mentioned unweighted properties. We also explored such weighted property with species habitat.</w:t>
        </w:r>
        <w:commentRangeEnd w:id="401"/>
        <w:r>
          <w:rPr>
            <w:rStyle w:val="CommentReference"/>
          </w:rPr>
          <w:commentReference w:id="401"/>
        </w:r>
      </w:ins>
    </w:p>
    <w:p w14:paraId="10B21A2E" w14:textId="77777777" w:rsidR="00A231B8" w:rsidRDefault="00A231B8" w:rsidP="00A231B8">
      <w:pPr>
        <w:pStyle w:val="BodyText"/>
        <w:rPr>
          <w:ins w:id="403" w:author="Kortsch, Susanne" w:date="2022-11-21T11:15:00Z"/>
        </w:rPr>
      </w:pPr>
      <w:ins w:id="404" w:author="Kortsch, Susanne" w:date="2022-11-21T11:15:00Z">
        <w:r>
          <w:t>Formulas used to obtain the above species properties are described in Supplementary Material.</w:t>
        </w:r>
      </w:ins>
    </w:p>
    <w:p w14:paraId="107A7ED2" w14:textId="77777777" w:rsidR="00436F8A" w:rsidRDefault="00D4081E">
      <w:pPr>
        <w:pStyle w:val="BodyText"/>
      </w:pPr>
      <w:r>
        <w:t>Once we had the results for the impact on stability for each species extinction, we plotted them considering weighted (inte</w:t>
      </w:r>
      <w:r>
        <w:t>raction strength) and unweighted properties, and species habitat. With this we aim to characterize those species with a relatively high effect on the stability of the food web.</w:t>
      </w:r>
    </w:p>
    <w:p w14:paraId="466007F2" w14:textId="2DA54996" w:rsidR="00436F8A" w:rsidRDefault="00D4081E">
      <w:pPr>
        <w:pStyle w:val="BodyText"/>
      </w:pPr>
      <w:r>
        <w:t xml:space="preserve">All analyses were performed in R software, </w:t>
      </w:r>
      <w:del w:id="405" w:author="Kortsch, Susanne" w:date="2022-11-21T11:01:00Z">
        <w:r w:rsidDel="001C646B">
          <w:delText xml:space="preserve">mainly </w:delText>
        </w:r>
      </w:del>
      <w:r>
        <w:t xml:space="preserve">using </w:t>
      </w:r>
      <w:ins w:id="406" w:author="Kortsch, Susanne" w:date="2022-11-21T11:02:00Z">
        <w:r w:rsidR="0007309C">
          <w:t xml:space="preserve">the R </w:t>
        </w:r>
      </w:ins>
      <w:r>
        <w:t xml:space="preserve">packages </w:t>
      </w:r>
      <w:proofErr w:type="spellStart"/>
      <w:r>
        <w:t>igraph</w:t>
      </w:r>
      <w:proofErr w:type="spellEnd"/>
      <w:r>
        <w:t xml:space="preserve"> (</w:t>
      </w:r>
      <w:proofErr w:type="spellStart"/>
      <w:r>
        <w:t>Csardi</w:t>
      </w:r>
      <w:proofErr w:type="spellEnd"/>
      <w:r>
        <w:t xml:space="preserve"> and </w:t>
      </w:r>
      <w:proofErr w:type="spellStart"/>
      <w:r>
        <w:t>Nepusz</w:t>
      </w:r>
      <w:proofErr w:type="spellEnd"/>
      <w:r>
        <w:t xml:space="preserve"> 2005)</w:t>
      </w:r>
      <w:ins w:id="407" w:author="Kortsch, Susanne" w:date="2022-11-21T11:02:00Z">
        <w:r w:rsidR="0007309C">
          <w:t xml:space="preserve"> and </w:t>
        </w:r>
      </w:ins>
      <w:del w:id="408" w:author="Kortsch, Susanne" w:date="2022-11-21T11:02:00Z">
        <w:r w:rsidDel="0007309C">
          <w:delText xml:space="preserve">, </w:delText>
        </w:r>
      </w:del>
      <w:r>
        <w:t xml:space="preserve">cheddar (Hudson et al. 2013), and </w:t>
      </w:r>
      <w:commentRangeStart w:id="409"/>
      <w:proofErr w:type="spellStart"/>
      <w:r>
        <w:t>multiweb</w:t>
      </w:r>
      <w:commentRangeEnd w:id="409"/>
      <w:proofErr w:type="spellEnd"/>
      <w:r w:rsidR="0007309C">
        <w:rPr>
          <w:rStyle w:val="CommentReference"/>
        </w:rPr>
        <w:commentReference w:id="409"/>
      </w:r>
      <w:r>
        <w:t xml:space="preserve"> (Saravia 2019). The source code and data are available at </w:t>
      </w:r>
      <w:hyperlink r:id="rId13">
        <w:r>
          <w:rPr>
            <w:rStyle w:val="Hyperlink"/>
          </w:rPr>
          <w:t>https://github.com/EcoComplex/WeddellSea</w:t>
        </w:r>
      </w:hyperlink>
      <w:r>
        <w:t>.</w:t>
      </w:r>
    </w:p>
    <w:p w14:paraId="6D1D9798" w14:textId="77777777" w:rsidR="00436F8A" w:rsidRDefault="00D4081E">
      <w:pPr>
        <w:pStyle w:val="Heading2"/>
      </w:pPr>
      <w:bookmarkStart w:id="410" w:name="results"/>
      <w:bookmarkEnd w:id="65"/>
      <w:bookmarkEnd w:id="308"/>
      <w:r>
        <w:t>Results</w:t>
      </w:r>
    </w:p>
    <w:p w14:paraId="234D8367" w14:textId="5ED04531" w:rsidR="00436F8A" w:rsidRDefault="00D4081E">
      <w:pPr>
        <w:pStyle w:val="Heading3"/>
      </w:pPr>
      <w:bookmarkStart w:id="411" w:name="interaction-strength"/>
      <w:r>
        <w:t>Interaction strength</w:t>
      </w:r>
      <w:ins w:id="412" w:author="Kortsch, Susanne" w:date="2022-11-21T14:12:00Z">
        <w:r w:rsidR="00F223A0">
          <w:t xml:space="preserve"> distribution</w:t>
        </w:r>
      </w:ins>
    </w:p>
    <w:p w14:paraId="6FB6D085" w14:textId="64D45C20" w:rsidR="00436F8A" w:rsidRDefault="00D4081E">
      <w:pPr>
        <w:pStyle w:val="FirstParagraph"/>
      </w:pPr>
      <w:commentRangeStart w:id="413"/>
      <w:del w:id="414" w:author="Kortsch, Susanne" w:date="2022-11-21T14:00:00Z">
        <w:r w:rsidDel="008C0DE6">
          <w:delText>In th</w:delText>
        </w:r>
        <w:r w:rsidDel="008C0DE6">
          <w:delText>is work we have</w:delText>
        </w:r>
      </w:del>
      <w:del w:id="415" w:author="Kortsch, Susanne" w:date="2022-11-21T14:09:00Z">
        <w:r w:rsidDel="00C661CA">
          <w:delText xml:space="preserve"> estimated the interaction strength for the most highly-resolved marine food web to date</w:delText>
        </w:r>
      </w:del>
      <w:del w:id="416" w:author="Kortsch, Susanne" w:date="2022-11-21T14:01:00Z">
        <w:r w:rsidDel="008C0DE6">
          <w:delText>, which comprises 490 species and 16041 predator-prey interactions</w:delText>
        </w:r>
      </w:del>
      <w:del w:id="417" w:author="Kortsch, Susanne" w:date="2022-11-21T14:09:00Z">
        <w:r w:rsidDel="00C661CA">
          <w:delText xml:space="preserve">. </w:delText>
        </w:r>
      </w:del>
      <w:r>
        <w:t xml:space="preserve">The </w:t>
      </w:r>
      <w:ins w:id="418" w:author="Kortsch, Susanne" w:date="2022-11-21T14:08:00Z">
        <w:r w:rsidR="009741AA">
          <w:t xml:space="preserve">statistical </w:t>
        </w:r>
      </w:ins>
      <w:r>
        <w:t xml:space="preserve">distribution </w:t>
      </w:r>
      <w:del w:id="419" w:author="Kortsch, Susanne" w:date="2022-11-21T14:08:00Z">
        <w:r w:rsidDel="009741AA">
          <w:delText xml:space="preserve">of the interaction strength </w:delText>
        </w:r>
      </w:del>
      <w:del w:id="420" w:author="Kortsch, Susanne" w:date="2022-11-21T14:01:00Z">
        <w:r w:rsidDel="008C0DE6">
          <w:delText>best fit to</w:delText>
        </w:r>
      </w:del>
      <w:ins w:id="421" w:author="Kortsch, Susanne" w:date="2022-11-21T14:08:00Z">
        <w:r w:rsidR="009741AA">
          <w:t xml:space="preserve">that best fitted the empirical </w:t>
        </w:r>
      </w:ins>
      <w:ins w:id="422" w:author="Kortsch, Susanne" w:date="2022-11-21T14:09:00Z">
        <w:r w:rsidR="009741AA">
          <w:t>interaction</w:t>
        </w:r>
      </w:ins>
      <w:ins w:id="423" w:author="Kortsch, Susanne" w:date="2022-11-21T14:08:00Z">
        <w:r w:rsidR="009741AA">
          <w:t xml:space="preserve"> strength distribu</w:t>
        </w:r>
      </w:ins>
      <w:ins w:id="424" w:author="Kortsch, Susanne" w:date="2022-11-21T14:09:00Z">
        <w:r w:rsidR="009741AA">
          <w:t>tion was</w:t>
        </w:r>
      </w:ins>
      <w:r>
        <w:t xml:space="preserve"> a </w:t>
      </w:r>
      <w:ins w:id="425" w:author="Kortsch, Susanne" w:date="2022-11-21T14:11:00Z">
        <w:r w:rsidR="00C661CA">
          <w:t>‘</w:t>
        </w:r>
      </w:ins>
      <w:r>
        <w:t>log-</w:t>
      </w:r>
      <w:ins w:id="426" w:author="Kortsch, Susanne" w:date="2022-11-21T14:11:00Z">
        <w:r w:rsidR="00C661CA">
          <w:t>n</w:t>
        </w:r>
      </w:ins>
      <w:del w:id="427" w:author="Kortsch, Susanne" w:date="2022-11-21T14:11:00Z">
        <w:r w:rsidDel="00C661CA">
          <w:delText>N</w:delText>
        </w:r>
      </w:del>
      <w:r>
        <w:t>ormal</w:t>
      </w:r>
      <w:ins w:id="428" w:author="Kortsch, Susanne" w:date="2022-11-21T14:11:00Z">
        <w:r w:rsidR="00C661CA">
          <w:t>’</w:t>
        </w:r>
      </w:ins>
      <w:del w:id="429" w:author="Kortsch, Susanne" w:date="2022-11-21T14:11:00Z">
        <w:r w:rsidDel="00C661CA">
          <w:delText xml:space="preserve"> model</w:delText>
        </w:r>
      </w:del>
      <w:del w:id="430" w:author="Kortsch, Susanne" w:date="2022-11-21T14:09:00Z">
        <w:r w:rsidDel="009741AA">
          <w:delText>,</w:delText>
        </w:r>
      </w:del>
      <w:r>
        <w:t xml:space="preserve"> </w:t>
      </w:r>
      <w:del w:id="431" w:author="Kortsch, Susanne" w:date="2022-11-21T14:01:00Z">
        <w:r w:rsidDel="008C0DE6">
          <w:delText xml:space="preserve">meaning </w:delText>
        </w:r>
        <w:r w:rsidDel="008C0DE6">
          <w:delText>th</w:delText>
        </w:r>
      </w:del>
      <w:ins w:id="432" w:author="Kortsch, Susanne" w:date="2022-11-21T14:09:00Z">
        <w:r w:rsidR="009741AA">
          <w:t>due to the</w:t>
        </w:r>
      </w:ins>
      <w:del w:id="433" w:author="Kortsch, Susanne" w:date="2022-11-21T14:01:00Z">
        <w:r w:rsidDel="008C0DE6">
          <w:delText>at</w:delText>
        </w:r>
      </w:del>
      <w:del w:id="434" w:author="Kortsch, Susanne" w:date="2022-11-21T14:09:00Z">
        <w:r w:rsidDel="009741AA">
          <w:delText xml:space="preserve"> </w:delText>
        </w:r>
      </w:del>
      <w:del w:id="435" w:author="Kortsch, Susanne" w:date="2022-11-21T14:01:00Z">
        <w:r w:rsidDel="008C0DE6">
          <w:delText xml:space="preserve">there is a </w:delText>
        </w:r>
      </w:del>
      <w:del w:id="436" w:author="Kortsch, Susanne" w:date="2022-11-21T14:09:00Z">
        <w:r w:rsidDel="009741AA">
          <w:delText>prevalent</w:delText>
        </w:r>
      </w:del>
      <w:r>
        <w:t xml:space="preserve"> skew towards weaker interactions (Figure 3, Table 1).</w:t>
      </w:r>
      <w:ins w:id="437" w:author="Kortsch, Susanne" w:date="2022-11-21T14:10:00Z">
        <w:r w:rsidR="00C661CA">
          <w:t xml:space="preserve"> </w:t>
        </w:r>
      </w:ins>
      <w:commentRangeEnd w:id="413"/>
      <w:ins w:id="438" w:author="Kortsch, Susanne" w:date="2022-11-21T14:13:00Z">
        <w:r w:rsidR="00B61EAA">
          <w:rPr>
            <w:rStyle w:val="CommentReference"/>
          </w:rPr>
          <w:commentReference w:id="413"/>
        </w:r>
      </w:ins>
    </w:p>
    <w:p w14:paraId="536A70CE" w14:textId="77777777" w:rsidR="00436F8A" w:rsidRDefault="00D4081E">
      <w:pPr>
        <w:pStyle w:val="CaptionedFigure"/>
      </w:pPr>
      <w:r>
        <w:rPr>
          <w:noProof/>
        </w:rPr>
        <w:lastRenderedPageBreak/>
        <w:drawing>
          <wp:inline distT="0" distB="0" distL="0" distR="0" wp14:anchorId="509FFE0F" wp14:editId="24E26FA0">
            <wp:extent cx="5334000" cy="4510786"/>
            <wp:effectExtent l="0" t="0" r="0" b="0"/>
            <wp:docPr id="37" name="Picture" descr="Figure 3. Frequency distribution of interaction strengths for the Weddell Sea food web. Total number of interactions = 16041."/>
            <wp:cNvGraphicFramePr/>
            <a:graphic xmlns:a="http://schemas.openxmlformats.org/drawingml/2006/main">
              <a:graphicData uri="http://schemas.openxmlformats.org/drawingml/2006/picture">
                <pic:pic xmlns:pic="http://schemas.openxmlformats.org/drawingml/2006/picture">
                  <pic:nvPicPr>
                    <pic:cNvPr id="38" name="Picture" descr="Fig3_IntDist.png"/>
                    <pic:cNvPicPr>
                      <a:picLocks noChangeAspect="1" noChangeArrowheads="1"/>
                    </pic:cNvPicPr>
                  </pic:nvPicPr>
                  <pic:blipFill>
                    <a:blip r:embed="rId14"/>
                    <a:stretch>
                      <a:fillRect/>
                    </a:stretch>
                  </pic:blipFill>
                  <pic:spPr bwMode="auto">
                    <a:xfrm>
                      <a:off x="0" y="0"/>
                      <a:ext cx="5334000" cy="4510786"/>
                    </a:xfrm>
                    <a:prstGeom prst="rect">
                      <a:avLst/>
                    </a:prstGeom>
                    <a:noFill/>
                    <a:ln w="9525">
                      <a:noFill/>
                      <a:headEnd/>
                      <a:tailEnd/>
                    </a:ln>
                  </pic:spPr>
                </pic:pic>
              </a:graphicData>
            </a:graphic>
          </wp:inline>
        </w:drawing>
      </w:r>
    </w:p>
    <w:p w14:paraId="35767DA8" w14:textId="77777777" w:rsidR="00436F8A" w:rsidRDefault="00D4081E">
      <w:pPr>
        <w:pStyle w:val="ImageCaption"/>
      </w:pPr>
      <w:r>
        <w:t>Figure 3. Frequency distribution of interaction strengths for the Weddell Sea food web. Total number of interactions = 16041.</w:t>
      </w:r>
    </w:p>
    <w:p w14:paraId="1DBF6250" w14:textId="77777777" w:rsidR="00436F8A" w:rsidRDefault="00D4081E">
      <w:pPr>
        <w:pStyle w:val="TableCaption"/>
      </w:pPr>
      <w:r>
        <w:t>Model comparison for the distribution of interac</w:t>
      </w:r>
      <w:r>
        <w:t>tion strengths of the Weddell Sea food web. Order by best fit. References: df = degrees of freedom, AIC = Akaike Information Criterion, deltaAIC = difference with best fit. Log-Normal is the best model.</w:t>
      </w:r>
    </w:p>
    <w:tbl>
      <w:tblPr>
        <w:tblStyle w:val="Table"/>
        <w:tblW w:w="0" w:type="auto"/>
        <w:tblLook w:val="0020" w:firstRow="1" w:lastRow="0" w:firstColumn="0" w:lastColumn="0" w:noHBand="0" w:noVBand="0"/>
      </w:tblPr>
      <w:tblGrid>
        <w:gridCol w:w="1447"/>
        <w:gridCol w:w="422"/>
        <w:gridCol w:w="1276"/>
        <w:gridCol w:w="1798"/>
      </w:tblGrid>
      <w:tr w:rsidR="00436F8A" w14:paraId="7602FC63" w14:textId="77777777" w:rsidTr="00436F8A">
        <w:trPr>
          <w:cnfStyle w:val="100000000000" w:firstRow="1" w:lastRow="0" w:firstColumn="0" w:lastColumn="0" w:oddVBand="0" w:evenVBand="0" w:oddHBand="0" w:evenHBand="0" w:firstRowFirstColumn="0" w:firstRowLastColumn="0" w:lastRowFirstColumn="0" w:lastRowLastColumn="0"/>
          <w:tblHeader/>
        </w:trPr>
        <w:tc>
          <w:tcPr>
            <w:tcW w:w="0" w:type="auto"/>
          </w:tcPr>
          <w:p w14:paraId="522B4717" w14:textId="77777777" w:rsidR="00436F8A" w:rsidRDefault="00D4081E">
            <w:pPr>
              <w:pStyle w:val="Compact"/>
            </w:pPr>
            <w:commentRangeStart w:id="439"/>
            <w:r>
              <w:t>Model</w:t>
            </w:r>
          </w:p>
        </w:tc>
        <w:tc>
          <w:tcPr>
            <w:tcW w:w="0" w:type="auto"/>
          </w:tcPr>
          <w:p w14:paraId="615327C0" w14:textId="77777777" w:rsidR="00436F8A" w:rsidRDefault="00D4081E">
            <w:pPr>
              <w:pStyle w:val="Compact"/>
              <w:jc w:val="right"/>
            </w:pPr>
            <w:r>
              <w:t>df</w:t>
            </w:r>
          </w:p>
        </w:tc>
        <w:tc>
          <w:tcPr>
            <w:tcW w:w="0" w:type="auto"/>
          </w:tcPr>
          <w:p w14:paraId="4E28EE41" w14:textId="77777777" w:rsidR="00436F8A" w:rsidRDefault="00D4081E">
            <w:pPr>
              <w:pStyle w:val="Compact"/>
              <w:jc w:val="right"/>
            </w:pPr>
            <w:r>
              <w:t>AIC</w:t>
            </w:r>
          </w:p>
        </w:tc>
        <w:tc>
          <w:tcPr>
            <w:tcW w:w="0" w:type="auto"/>
          </w:tcPr>
          <w:p w14:paraId="134916F9" w14:textId="77777777" w:rsidR="00436F8A" w:rsidRDefault="00D4081E">
            <w:pPr>
              <w:pStyle w:val="Compact"/>
              <w:jc w:val="right"/>
            </w:pPr>
            <w:r>
              <w:t>deltaAIC</w:t>
            </w:r>
          </w:p>
        </w:tc>
      </w:tr>
      <w:tr w:rsidR="00436F8A" w14:paraId="53BC35F3" w14:textId="77777777">
        <w:tc>
          <w:tcPr>
            <w:tcW w:w="0" w:type="auto"/>
          </w:tcPr>
          <w:p w14:paraId="6B994910" w14:textId="77777777" w:rsidR="00436F8A" w:rsidRDefault="00D4081E">
            <w:pPr>
              <w:pStyle w:val="Compact"/>
            </w:pPr>
            <w:r>
              <w:t>Gamma</w:t>
            </w:r>
          </w:p>
        </w:tc>
        <w:tc>
          <w:tcPr>
            <w:tcW w:w="0" w:type="auto"/>
          </w:tcPr>
          <w:p w14:paraId="7294E89D" w14:textId="77777777" w:rsidR="00436F8A" w:rsidRDefault="00D4081E">
            <w:pPr>
              <w:pStyle w:val="Compact"/>
              <w:jc w:val="right"/>
            </w:pPr>
            <w:r>
              <w:t>2</w:t>
            </w:r>
          </w:p>
        </w:tc>
        <w:tc>
          <w:tcPr>
            <w:tcW w:w="0" w:type="auto"/>
          </w:tcPr>
          <w:p w14:paraId="55ACCE56" w14:textId="77777777" w:rsidR="00436F8A" w:rsidRDefault="00D4081E">
            <w:pPr>
              <w:pStyle w:val="Compact"/>
              <w:jc w:val="right"/>
            </w:pPr>
            <w:r>
              <w:t>-362028.3</w:t>
            </w:r>
          </w:p>
        </w:tc>
        <w:tc>
          <w:tcPr>
            <w:tcW w:w="0" w:type="auto"/>
          </w:tcPr>
          <w:p w14:paraId="6174AA75" w14:textId="77777777" w:rsidR="00436F8A" w:rsidRDefault="00D4081E">
            <w:pPr>
              <w:pStyle w:val="Compact"/>
              <w:jc w:val="right"/>
            </w:pPr>
            <w:r>
              <w:t>0.00</w:t>
            </w:r>
          </w:p>
        </w:tc>
      </w:tr>
      <w:tr w:rsidR="00436F8A" w14:paraId="0EE9A57E" w14:textId="77777777">
        <w:tc>
          <w:tcPr>
            <w:tcW w:w="0" w:type="auto"/>
          </w:tcPr>
          <w:p w14:paraId="766E973F" w14:textId="77777777" w:rsidR="00436F8A" w:rsidRDefault="00D4081E">
            <w:pPr>
              <w:pStyle w:val="Compact"/>
            </w:pPr>
            <w:r>
              <w:t>log-Normal</w:t>
            </w:r>
          </w:p>
        </w:tc>
        <w:tc>
          <w:tcPr>
            <w:tcW w:w="0" w:type="auto"/>
          </w:tcPr>
          <w:p w14:paraId="0BAD4247" w14:textId="77777777" w:rsidR="00436F8A" w:rsidRDefault="00D4081E">
            <w:pPr>
              <w:pStyle w:val="Compact"/>
              <w:jc w:val="right"/>
            </w:pPr>
            <w:r>
              <w:t>2</w:t>
            </w:r>
          </w:p>
        </w:tc>
        <w:tc>
          <w:tcPr>
            <w:tcW w:w="0" w:type="auto"/>
          </w:tcPr>
          <w:p w14:paraId="10D450F9" w14:textId="77777777" w:rsidR="00436F8A" w:rsidRDefault="00D4081E">
            <w:pPr>
              <w:pStyle w:val="Compact"/>
              <w:jc w:val="right"/>
            </w:pPr>
            <w:r>
              <w:t>-361975.5</w:t>
            </w:r>
          </w:p>
        </w:tc>
        <w:tc>
          <w:tcPr>
            <w:tcW w:w="0" w:type="auto"/>
          </w:tcPr>
          <w:p w14:paraId="3C331642" w14:textId="77777777" w:rsidR="00436F8A" w:rsidRDefault="00D4081E">
            <w:pPr>
              <w:pStyle w:val="Compact"/>
              <w:jc w:val="right"/>
            </w:pPr>
            <w:r>
              <w:t>52.86</w:t>
            </w:r>
          </w:p>
        </w:tc>
      </w:tr>
      <w:tr w:rsidR="00436F8A" w14:paraId="43B62F31" w14:textId="77777777">
        <w:tc>
          <w:tcPr>
            <w:tcW w:w="0" w:type="auto"/>
          </w:tcPr>
          <w:p w14:paraId="347E7923" w14:textId="77777777" w:rsidR="00436F8A" w:rsidRDefault="00D4081E">
            <w:pPr>
              <w:pStyle w:val="Compact"/>
            </w:pPr>
            <w:r>
              <w:t>Power-law</w:t>
            </w:r>
          </w:p>
        </w:tc>
        <w:tc>
          <w:tcPr>
            <w:tcW w:w="0" w:type="auto"/>
          </w:tcPr>
          <w:p w14:paraId="72FA0D8D" w14:textId="77777777" w:rsidR="00436F8A" w:rsidRDefault="00D4081E">
            <w:pPr>
              <w:pStyle w:val="Compact"/>
              <w:jc w:val="right"/>
            </w:pPr>
            <w:r>
              <w:t>2</w:t>
            </w:r>
          </w:p>
        </w:tc>
        <w:tc>
          <w:tcPr>
            <w:tcW w:w="0" w:type="auto"/>
          </w:tcPr>
          <w:p w14:paraId="7DE6D241" w14:textId="77777777" w:rsidR="00436F8A" w:rsidRDefault="00D4081E">
            <w:pPr>
              <w:pStyle w:val="Compact"/>
              <w:jc w:val="right"/>
            </w:pPr>
            <w:r>
              <w:t>-353270.2</w:t>
            </w:r>
          </w:p>
        </w:tc>
        <w:tc>
          <w:tcPr>
            <w:tcW w:w="0" w:type="auto"/>
          </w:tcPr>
          <w:p w14:paraId="1B1D0785" w14:textId="77777777" w:rsidR="00436F8A" w:rsidRDefault="00D4081E">
            <w:pPr>
              <w:pStyle w:val="Compact"/>
              <w:jc w:val="right"/>
            </w:pPr>
            <w:r>
              <w:t>8758.15</w:t>
            </w:r>
          </w:p>
        </w:tc>
      </w:tr>
      <w:tr w:rsidR="00436F8A" w14:paraId="5FAADDF1" w14:textId="77777777">
        <w:tc>
          <w:tcPr>
            <w:tcW w:w="0" w:type="auto"/>
          </w:tcPr>
          <w:p w14:paraId="3F3D3548" w14:textId="77777777" w:rsidR="00436F8A" w:rsidRDefault="00D4081E">
            <w:pPr>
              <w:pStyle w:val="Compact"/>
            </w:pPr>
            <w:r>
              <w:t>Exponential</w:t>
            </w:r>
          </w:p>
        </w:tc>
        <w:tc>
          <w:tcPr>
            <w:tcW w:w="0" w:type="auto"/>
          </w:tcPr>
          <w:p w14:paraId="2A31D3C3" w14:textId="77777777" w:rsidR="00436F8A" w:rsidRDefault="00D4081E">
            <w:pPr>
              <w:pStyle w:val="Compact"/>
              <w:jc w:val="right"/>
            </w:pPr>
            <w:r>
              <w:t>1</w:t>
            </w:r>
          </w:p>
        </w:tc>
        <w:tc>
          <w:tcPr>
            <w:tcW w:w="0" w:type="auto"/>
          </w:tcPr>
          <w:p w14:paraId="5495BA0D" w14:textId="77777777" w:rsidR="00436F8A" w:rsidRDefault="00D4081E">
            <w:pPr>
              <w:pStyle w:val="Compact"/>
              <w:jc w:val="right"/>
            </w:pPr>
            <w:r>
              <w:t>-327785.1</w:t>
            </w:r>
          </w:p>
        </w:tc>
        <w:tc>
          <w:tcPr>
            <w:tcW w:w="0" w:type="auto"/>
          </w:tcPr>
          <w:p w14:paraId="0F0F793D" w14:textId="77777777" w:rsidR="00436F8A" w:rsidRDefault="00D4081E">
            <w:pPr>
              <w:pStyle w:val="Compact"/>
              <w:jc w:val="right"/>
            </w:pPr>
            <w:r>
              <w:t>34243.23</w:t>
            </w:r>
          </w:p>
        </w:tc>
      </w:tr>
      <w:tr w:rsidR="00436F8A" w14:paraId="2AD37B72" w14:textId="77777777">
        <w:tc>
          <w:tcPr>
            <w:tcW w:w="0" w:type="auto"/>
          </w:tcPr>
          <w:p w14:paraId="39115D03" w14:textId="77777777" w:rsidR="00436F8A" w:rsidRDefault="00D4081E">
            <w:pPr>
              <w:pStyle w:val="Compact"/>
            </w:pPr>
            <w:r>
              <w:t>Normal</w:t>
            </w:r>
          </w:p>
        </w:tc>
        <w:tc>
          <w:tcPr>
            <w:tcW w:w="0" w:type="auto"/>
          </w:tcPr>
          <w:p w14:paraId="6A2A1C98" w14:textId="77777777" w:rsidR="00436F8A" w:rsidRDefault="00D4081E">
            <w:pPr>
              <w:pStyle w:val="Compact"/>
              <w:jc w:val="right"/>
            </w:pPr>
            <w:r>
              <w:t>2</w:t>
            </w:r>
          </w:p>
        </w:tc>
        <w:tc>
          <w:tcPr>
            <w:tcW w:w="0" w:type="auto"/>
          </w:tcPr>
          <w:p w14:paraId="6C97F19F" w14:textId="77777777" w:rsidR="00436F8A" w:rsidRDefault="00D4081E">
            <w:pPr>
              <w:pStyle w:val="Compact"/>
              <w:jc w:val="right"/>
            </w:pPr>
            <w:r>
              <w:t>-291497.0</w:t>
            </w:r>
          </w:p>
        </w:tc>
        <w:tc>
          <w:tcPr>
            <w:tcW w:w="0" w:type="auto"/>
          </w:tcPr>
          <w:p w14:paraId="1C1D4B03" w14:textId="77777777" w:rsidR="00436F8A" w:rsidRDefault="00D4081E">
            <w:pPr>
              <w:pStyle w:val="Compact"/>
              <w:jc w:val="right"/>
            </w:pPr>
            <w:r>
              <w:t>70531.30</w:t>
            </w:r>
          </w:p>
        </w:tc>
      </w:tr>
      <w:tr w:rsidR="00436F8A" w14:paraId="2FD9C8ED" w14:textId="77777777">
        <w:tc>
          <w:tcPr>
            <w:tcW w:w="0" w:type="auto"/>
          </w:tcPr>
          <w:p w14:paraId="0E339796" w14:textId="77777777" w:rsidR="00436F8A" w:rsidRDefault="00D4081E">
            <w:pPr>
              <w:pStyle w:val="Compact"/>
            </w:pPr>
            <w:r>
              <w:t>Uniform</w:t>
            </w:r>
          </w:p>
        </w:tc>
        <w:tc>
          <w:tcPr>
            <w:tcW w:w="0" w:type="auto"/>
          </w:tcPr>
          <w:p w14:paraId="6C4B20CB" w14:textId="77777777" w:rsidR="00436F8A" w:rsidRDefault="00D4081E">
            <w:pPr>
              <w:pStyle w:val="Compact"/>
              <w:jc w:val="right"/>
            </w:pPr>
            <w:r>
              <w:t>2</w:t>
            </w:r>
          </w:p>
        </w:tc>
        <w:tc>
          <w:tcPr>
            <w:tcW w:w="0" w:type="auto"/>
          </w:tcPr>
          <w:p w14:paraId="1935FAA5" w14:textId="77777777" w:rsidR="00436F8A" w:rsidRDefault="00D4081E">
            <w:pPr>
              <w:pStyle w:val="Compact"/>
              <w:jc w:val="right"/>
            </w:pPr>
            <w:r>
              <w:t>-248179.0</w:t>
            </w:r>
          </w:p>
        </w:tc>
        <w:tc>
          <w:tcPr>
            <w:tcW w:w="0" w:type="auto"/>
          </w:tcPr>
          <w:p w14:paraId="46DD38D3" w14:textId="77777777" w:rsidR="00436F8A" w:rsidRDefault="00D4081E">
            <w:pPr>
              <w:pStyle w:val="Compact"/>
              <w:jc w:val="right"/>
            </w:pPr>
            <w:r>
              <w:t>113849.31</w:t>
            </w:r>
            <w:commentRangeEnd w:id="439"/>
            <w:r w:rsidR="009741AA">
              <w:rPr>
                <w:rStyle w:val="CommentReference"/>
              </w:rPr>
              <w:commentReference w:id="439"/>
            </w:r>
          </w:p>
        </w:tc>
      </w:tr>
      <w:tr w:rsidR="00F76505" w14:paraId="4F8EC3C7" w14:textId="77777777">
        <w:trPr>
          <w:ins w:id="440" w:author="Kortsch, Susanne" w:date="2022-11-21T15:15:00Z"/>
        </w:trPr>
        <w:tc>
          <w:tcPr>
            <w:tcW w:w="0" w:type="auto"/>
          </w:tcPr>
          <w:p w14:paraId="1CE64A05" w14:textId="77777777" w:rsidR="00F76505" w:rsidRDefault="00F76505">
            <w:pPr>
              <w:pStyle w:val="Compact"/>
              <w:rPr>
                <w:ins w:id="441" w:author="Kortsch, Susanne" w:date="2022-11-21T15:15:00Z"/>
              </w:rPr>
            </w:pPr>
          </w:p>
        </w:tc>
        <w:tc>
          <w:tcPr>
            <w:tcW w:w="0" w:type="auto"/>
          </w:tcPr>
          <w:p w14:paraId="49B2633B" w14:textId="77777777" w:rsidR="00F76505" w:rsidRDefault="00F76505">
            <w:pPr>
              <w:pStyle w:val="Compact"/>
              <w:jc w:val="right"/>
              <w:rPr>
                <w:ins w:id="442" w:author="Kortsch, Susanne" w:date="2022-11-21T15:15:00Z"/>
              </w:rPr>
            </w:pPr>
          </w:p>
        </w:tc>
        <w:tc>
          <w:tcPr>
            <w:tcW w:w="0" w:type="auto"/>
          </w:tcPr>
          <w:p w14:paraId="5B9597DD" w14:textId="77777777" w:rsidR="00F76505" w:rsidRDefault="00F76505">
            <w:pPr>
              <w:pStyle w:val="Compact"/>
              <w:jc w:val="right"/>
              <w:rPr>
                <w:ins w:id="443" w:author="Kortsch, Susanne" w:date="2022-11-21T15:15:00Z"/>
              </w:rPr>
            </w:pPr>
          </w:p>
        </w:tc>
        <w:tc>
          <w:tcPr>
            <w:tcW w:w="0" w:type="auto"/>
          </w:tcPr>
          <w:p w14:paraId="14EFD36D" w14:textId="77777777" w:rsidR="00F76505" w:rsidRDefault="00F76505">
            <w:pPr>
              <w:pStyle w:val="Compact"/>
              <w:jc w:val="right"/>
              <w:rPr>
                <w:ins w:id="444" w:author="Kortsch, Susanne" w:date="2022-11-21T15:15:00Z"/>
              </w:rPr>
            </w:pPr>
          </w:p>
        </w:tc>
      </w:tr>
    </w:tbl>
    <w:p w14:paraId="2C5E9C0A" w14:textId="77777777" w:rsidR="00F76505" w:rsidRDefault="00F76505" w:rsidP="0037506A">
      <w:pPr>
        <w:pStyle w:val="BodyText"/>
        <w:rPr>
          <w:ins w:id="445" w:author="Kortsch, Susanne" w:date="2022-11-21T15:15:00Z"/>
          <w:b/>
          <w:bCs/>
        </w:rPr>
      </w:pPr>
      <w:bookmarkStart w:id="446" w:name="species-properties-1"/>
      <w:bookmarkEnd w:id="411"/>
    </w:p>
    <w:p w14:paraId="1FC6F542" w14:textId="77777777" w:rsidR="00F76505" w:rsidRDefault="00F76505" w:rsidP="0037506A">
      <w:pPr>
        <w:pStyle w:val="BodyText"/>
        <w:rPr>
          <w:ins w:id="447" w:author="Kortsch, Susanne" w:date="2022-11-21T15:15:00Z"/>
          <w:b/>
          <w:bCs/>
        </w:rPr>
      </w:pPr>
    </w:p>
    <w:p w14:paraId="031AD50B" w14:textId="18121CAA" w:rsidR="0037506A" w:rsidRPr="00942A7E" w:rsidRDefault="0037506A" w:rsidP="0037506A">
      <w:pPr>
        <w:pStyle w:val="BodyText"/>
        <w:rPr>
          <w:ins w:id="448" w:author="Kortsch, Susanne" w:date="2022-11-21T15:15:00Z"/>
          <w:b/>
          <w:bCs/>
        </w:rPr>
      </w:pPr>
      <w:ins w:id="449" w:author="Kortsch, Susanne" w:date="2022-11-21T15:15:00Z">
        <w:r>
          <w:rPr>
            <w:b/>
            <w:bCs/>
          </w:rPr>
          <w:lastRenderedPageBreak/>
          <w:t>Species</w:t>
        </w:r>
      </w:ins>
      <w:ins w:id="450" w:author="Kortsch, Susanne" w:date="2022-11-21T15:16:00Z">
        <w:r w:rsidR="009D0EA8">
          <w:rPr>
            <w:b/>
            <w:bCs/>
          </w:rPr>
          <w:t>’ network</w:t>
        </w:r>
      </w:ins>
      <w:ins w:id="451" w:author="Kortsch, Susanne" w:date="2022-11-21T15:15:00Z">
        <w:r>
          <w:rPr>
            <w:b/>
            <w:bCs/>
          </w:rPr>
          <w:t xml:space="preserve"> role</w:t>
        </w:r>
      </w:ins>
      <w:ins w:id="452" w:author="Kortsch, Susanne" w:date="2022-11-21T15:16:00Z">
        <w:r w:rsidR="009D0EA8">
          <w:rPr>
            <w:b/>
            <w:bCs/>
          </w:rPr>
          <w:t xml:space="preserve"> related to their </w:t>
        </w:r>
      </w:ins>
      <w:ins w:id="453" w:author="Kortsch, Susanne" w:date="2022-11-21T15:15:00Z">
        <w:r>
          <w:rPr>
            <w:b/>
            <w:bCs/>
          </w:rPr>
          <w:t>mean interaction strength</w:t>
        </w:r>
      </w:ins>
    </w:p>
    <w:p w14:paraId="50FDF082" w14:textId="4130AAF2" w:rsidR="00436F8A" w:rsidDel="0037506A" w:rsidRDefault="00D4081E">
      <w:pPr>
        <w:pStyle w:val="Heading3"/>
        <w:rPr>
          <w:del w:id="454" w:author="Kortsch, Susanne" w:date="2022-11-21T15:15:00Z"/>
        </w:rPr>
      </w:pPr>
      <w:del w:id="455" w:author="Kortsch, Susanne" w:date="2022-11-21T15:15:00Z">
        <w:r w:rsidDel="0037506A">
          <w:delText>Species properties</w:delText>
        </w:r>
      </w:del>
    </w:p>
    <w:p w14:paraId="39007ED9" w14:textId="71B48029" w:rsidR="00436F8A" w:rsidRDefault="00D4081E">
      <w:pPr>
        <w:pStyle w:val="FirstParagraph"/>
      </w:pPr>
      <w:commentRangeStart w:id="456"/>
      <w:r>
        <w:t>Following the above results for the distribution of the interaction strengths, we found that the species mean interaction strength was different</w:t>
      </w:r>
      <w:commentRangeEnd w:id="456"/>
      <w:r w:rsidR="006D3246">
        <w:rPr>
          <w:rStyle w:val="CommentReference"/>
        </w:rPr>
        <w:commentReference w:id="456"/>
      </w:r>
      <w:r>
        <w:t xml:space="preserve">. </w:t>
      </w:r>
      <w:commentRangeStart w:id="457"/>
      <w:r>
        <w:t xml:space="preserve">We also found that such weighted property is related </w:t>
      </w:r>
      <w:proofErr w:type="gramStart"/>
      <w:r>
        <w:t>more or less with</w:t>
      </w:r>
      <w:proofErr w:type="gramEnd"/>
      <w:r>
        <w:t xml:space="preserve"> unweighted properties (</w:t>
      </w:r>
      <w:commentRangeEnd w:id="457"/>
      <w:r w:rsidR="00C661CA">
        <w:rPr>
          <w:rStyle w:val="CommentReference"/>
        </w:rPr>
        <w:commentReference w:id="457"/>
      </w:r>
      <w:r>
        <w:t xml:space="preserve">Figure 4A-D). </w:t>
      </w:r>
      <w:ins w:id="458" w:author="Kortsch, Susanne" w:date="2022-11-21T14:15:00Z">
        <w:r w:rsidR="00A20BDF">
          <w:t xml:space="preserve">There is a positive relationship between </w:t>
        </w:r>
      </w:ins>
      <w:del w:id="459" w:author="Kortsch, Susanne" w:date="2022-11-21T14:15:00Z">
        <w:r w:rsidDel="00A20BDF">
          <w:delText>In</w:delText>
        </w:r>
        <w:r w:rsidDel="00A20BDF">
          <w:delText xml:space="preserve"> this regard, </w:delText>
        </w:r>
      </w:del>
      <w:r>
        <w:t xml:space="preserve">interaction strength </w:t>
      </w:r>
      <w:ins w:id="460" w:author="Kortsch, Susanne" w:date="2022-11-21T14:16:00Z">
        <w:r w:rsidR="00A20BDF">
          <w:t>and</w:t>
        </w:r>
      </w:ins>
      <w:del w:id="461" w:author="Kortsch, Susanne" w:date="2022-11-21T14:16:00Z">
        <w:r w:rsidDel="00A20BDF">
          <w:delText>-</w:delText>
        </w:r>
      </w:del>
      <w:r>
        <w:t xml:space="preserve"> trophic level showed</w:t>
      </w:r>
      <w:del w:id="462" w:author="Kortsch, Susanne" w:date="2022-11-21T14:16:00Z">
        <w:r w:rsidDel="00A20BDF">
          <w:delText xml:space="preserve"> a significant positive linear regression</w:delText>
        </w:r>
      </w:del>
      <w:ins w:id="463" w:author="Kortsch, Susanne" w:date="2022-11-21T14:16:00Z">
        <w:r w:rsidR="00A20BDF">
          <w:t xml:space="preserve">, i.e., </w:t>
        </w:r>
      </w:ins>
      <w:del w:id="464" w:author="Kortsch, Susanne" w:date="2022-11-21T14:16:00Z">
        <w:r w:rsidDel="00A20BDF">
          <w:delText xml:space="preserve">: </w:delText>
        </w:r>
      </w:del>
      <w:r>
        <w:t>the higher the trophic level of the species, the higher its mean interaction strength. We also found a significant but less evident positive relationship wi</w:t>
      </w:r>
      <w:r>
        <w:t>th</w:t>
      </w:r>
      <w:ins w:id="465" w:author="Kortsch, Susanne" w:date="2022-11-21T14:16:00Z">
        <w:r w:rsidR="00C4400C">
          <w:t xml:space="preserve"> a species</w:t>
        </w:r>
      </w:ins>
      <w:r>
        <w:t xml:space="preserve"> degree</w:t>
      </w:r>
      <w:del w:id="466" w:author="Kortsch, Susanne" w:date="2022-11-21T14:16:00Z">
        <w:r w:rsidDel="00C4400C">
          <w:delText xml:space="preserve"> or the total number of interactions</w:delText>
        </w:r>
      </w:del>
      <w:r>
        <w:t xml:space="preserve">. </w:t>
      </w:r>
      <w:ins w:id="467" w:author="Kortsch, Susanne" w:date="2022-11-21T14:16:00Z">
        <w:r w:rsidR="00C4400C">
          <w:t>Contrary</w:t>
        </w:r>
      </w:ins>
      <w:del w:id="468" w:author="Kortsch, Susanne" w:date="2022-11-21T14:16:00Z">
        <w:r w:rsidDel="00C4400C">
          <w:delText>On the other hand</w:delText>
        </w:r>
      </w:del>
      <w:r>
        <w:t xml:space="preserve">, there was no significant relationship </w:t>
      </w:r>
      <w:ins w:id="469" w:author="Kortsch, Susanne" w:date="2022-11-21T14:16:00Z">
        <w:r w:rsidR="008C4A82">
          <w:t>betwe</w:t>
        </w:r>
      </w:ins>
      <w:ins w:id="470" w:author="Kortsch, Susanne" w:date="2022-11-21T14:17:00Z">
        <w:r w:rsidR="008C4A82">
          <w:t xml:space="preserve">en mean interaction strength and </w:t>
        </w:r>
      </w:ins>
      <w:del w:id="471" w:author="Kortsch, Susanne" w:date="2022-11-21T14:17:00Z">
        <w:r w:rsidDel="008C4A82">
          <w:delText xml:space="preserve">with </w:delText>
        </w:r>
      </w:del>
      <w:r>
        <w:t>trophic similarity. Considering species habitat</w:t>
      </w:r>
      <w:ins w:id="472" w:author="Kortsch, Susanne" w:date="2022-11-21T14:17:00Z">
        <w:r w:rsidR="008C4A82">
          <w:t xml:space="preserve"> affiliation</w:t>
        </w:r>
      </w:ins>
      <w:r>
        <w:t xml:space="preserve">, the “Benthopelagic” and “Pelagic” categories </w:t>
      </w:r>
      <w:del w:id="473" w:author="Kortsch, Susanne" w:date="2022-11-21T14:18:00Z">
        <w:r w:rsidDel="008C4A82">
          <w:delText xml:space="preserve">presented </w:delText>
        </w:r>
      </w:del>
      <w:ins w:id="474" w:author="Kortsch, Susanne" w:date="2022-11-21T14:18:00Z">
        <w:r w:rsidR="008C4A82">
          <w:t>contained</w:t>
        </w:r>
        <w:r w:rsidR="008C4A82">
          <w:t xml:space="preserve"> </w:t>
        </w:r>
      </w:ins>
      <w:r>
        <w:t>the two species with the highest mean inter</w:t>
      </w:r>
      <w:r>
        <w:t>action strength</w:t>
      </w:r>
      <w:ins w:id="475" w:author="Kortsch, Susanne" w:date="2022-11-21T14:18:00Z">
        <w:r w:rsidR="008C4A82">
          <w:t xml:space="preserve">, the killer whale </w:t>
        </w:r>
      </w:ins>
      <w:del w:id="476" w:author="Kortsch, Susanne" w:date="2022-11-21T14:18:00Z">
        <w:r w:rsidRPr="008C4A82" w:rsidDel="008C4A82">
          <w:rPr>
            <w:i/>
            <w:iCs/>
            <w:rPrChange w:id="477" w:author="Kortsch, Susanne" w:date="2022-11-21T14:18:00Z">
              <w:rPr/>
            </w:rPrChange>
          </w:rPr>
          <w:delText xml:space="preserve"> (</w:delText>
        </w:r>
      </w:del>
      <w:r w:rsidRPr="008C4A82">
        <w:rPr>
          <w:i/>
          <w:iCs/>
          <w:rPrChange w:id="478" w:author="Kortsch, Susanne" w:date="2022-11-21T14:18:00Z">
            <w:rPr/>
          </w:rPrChange>
        </w:rPr>
        <w:t>Orcinus orca</w:t>
      </w:r>
      <w:r>
        <w:t xml:space="preserve"> and </w:t>
      </w:r>
      <w:ins w:id="479" w:author="Kortsch, Susanne" w:date="2022-11-21T14:18:00Z">
        <w:r w:rsidR="008C4A82">
          <w:t xml:space="preserve">the XXXX </w:t>
        </w:r>
      </w:ins>
      <w:proofErr w:type="spellStart"/>
      <w:r w:rsidRPr="008C4A82">
        <w:rPr>
          <w:i/>
          <w:iCs/>
          <w:rPrChange w:id="480" w:author="Kortsch, Susanne" w:date="2022-11-21T14:18:00Z">
            <w:rPr/>
          </w:rPrChange>
        </w:rPr>
        <w:t>Mesonychoteuthis</w:t>
      </w:r>
      <w:proofErr w:type="spellEnd"/>
      <w:r w:rsidRPr="008C4A82">
        <w:rPr>
          <w:i/>
          <w:iCs/>
          <w:rPrChange w:id="481" w:author="Kortsch, Susanne" w:date="2022-11-21T14:18:00Z">
            <w:rPr/>
          </w:rPrChange>
        </w:rPr>
        <w:t xml:space="preserve"> </w:t>
      </w:r>
      <w:proofErr w:type="spellStart"/>
      <w:r w:rsidRPr="008C4A82">
        <w:rPr>
          <w:i/>
          <w:iCs/>
          <w:rPrChange w:id="482" w:author="Kortsch, Susanne" w:date="2022-11-21T14:18:00Z">
            <w:rPr/>
          </w:rPrChange>
        </w:rPr>
        <w:t>hamiltoni</w:t>
      </w:r>
      <w:proofErr w:type="spellEnd"/>
      <w:r>
        <w:t>, respectively</w:t>
      </w:r>
      <w:del w:id="483" w:author="Kortsch, Susanne" w:date="2022-11-21T14:18:00Z">
        <w:r w:rsidDel="008C4A82">
          <w:delText>)</w:delText>
        </w:r>
      </w:del>
      <w:ins w:id="484" w:author="Kortsch, Susanne" w:date="2022-11-21T14:18:00Z">
        <w:r w:rsidR="008C4A82">
          <w:t xml:space="preserve">. However, </w:t>
        </w:r>
      </w:ins>
      <w:del w:id="485" w:author="Kortsch, Susanne" w:date="2022-11-21T14:18:00Z">
        <w:r w:rsidDel="008C4A82">
          <w:delText xml:space="preserve">, </w:delText>
        </w:r>
      </w:del>
      <w:ins w:id="486" w:author="Kortsch, Susanne" w:date="2022-11-21T14:18:00Z">
        <w:r w:rsidR="008C4A82">
          <w:t>the majority of the species with relatively higher interaction strength</w:t>
        </w:r>
        <w:r w:rsidR="008C4A82">
          <w:t xml:space="preserve"> </w:t>
        </w:r>
      </w:ins>
      <w:ins w:id="487" w:author="Kortsch, Susanne" w:date="2022-11-21T14:19:00Z">
        <w:r w:rsidR="008C4A82">
          <w:t>belonged to the</w:t>
        </w:r>
      </w:ins>
      <w:del w:id="488" w:author="Kortsch, Susanne" w:date="2022-11-21T14:19:00Z">
        <w:r w:rsidDel="008C4A82">
          <w:delText>though</w:delText>
        </w:r>
      </w:del>
      <w:r>
        <w:t xml:space="preserve"> “Demersal” and “Land-based” habitats </w:t>
      </w:r>
      <w:del w:id="489" w:author="Kortsch, Susanne" w:date="2022-11-21T14:19:00Z">
        <w:r w:rsidDel="008C4A82">
          <w:delText>concentrated</w:delText>
        </w:r>
      </w:del>
      <w:ins w:id="490" w:author="Kortsch, Susanne" w:date="2022-11-21T14:19:00Z">
        <w:r w:rsidR="008C4A82">
          <w:t>groups</w:t>
        </w:r>
      </w:ins>
      <w:del w:id="491" w:author="Kortsch, Susanne" w:date="2022-11-21T14:18:00Z">
        <w:r w:rsidDel="008C4A82">
          <w:delText xml:space="preserve"> the majority of the species with relatively higher interaction strength</w:delText>
        </w:r>
      </w:del>
      <w:r>
        <w:t>. Species inhabiting the benthic realm showed the l</w:t>
      </w:r>
      <w:r>
        <w:t>owest mean interaction strength (Figure 4D).</w:t>
      </w:r>
    </w:p>
    <w:p w14:paraId="630F1994" w14:textId="77777777" w:rsidR="00436F8A" w:rsidRDefault="00D4081E">
      <w:pPr>
        <w:pStyle w:val="CaptionedFigure"/>
      </w:pPr>
      <w:r>
        <w:rPr>
          <w:noProof/>
        </w:rPr>
        <w:drawing>
          <wp:inline distT="0" distB="0" distL="0" distR="0" wp14:anchorId="1DE10F5D" wp14:editId="5E172C23">
            <wp:extent cx="5334000" cy="4510786"/>
            <wp:effectExtent l="0" t="0" r="0" b="0"/>
            <wp:docPr id="41" name="Picture"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wp:cNvGraphicFramePr/>
            <a:graphic xmlns:a="http://schemas.openxmlformats.org/drawingml/2006/main">
              <a:graphicData uri="http://schemas.openxmlformats.org/drawingml/2006/picture">
                <pic:pic xmlns:pic="http://schemas.openxmlformats.org/drawingml/2006/picture">
                  <pic:nvPicPr>
                    <pic:cNvPr id="42" name="Picture" descr="Fig4_LinReg.png"/>
                    <pic:cNvPicPr>
                      <a:picLocks noChangeAspect="1" noChangeArrowheads="1"/>
                    </pic:cNvPicPr>
                  </pic:nvPicPr>
                  <pic:blipFill>
                    <a:blip r:embed="rId15"/>
                    <a:stretch>
                      <a:fillRect/>
                    </a:stretch>
                  </pic:blipFill>
                  <pic:spPr bwMode="auto">
                    <a:xfrm>
                      <a:off x="0" y="0"/>
                      <a:ext cx="5334000" cy="4510786"/>
                    </a:xfrm>
                    <a:prstGeom prst="rect">
                      <a:avLst/>
                    </a:prstGeom>
                    <a:noFill/>
                    <a:ln w="9525">
                      <a:noFill/>
                      <a:headEnd/>
                      <a:tailEnd/>
                    </a:ln>
                  </pic:spPr>
                </pic:pic>
              </a:graphicData>
            </a:graphic>
          </wp:inline>
        </w:drawing>
      </w:r>
    </w:p>
    <w:p w14:paraId="55553F4C" w14:textId="77777777" w:rsidR="00436F8A" w:rsidRDefault="00D4081E">
      <w:pPr>
        <w:pStyle w:val="ImageCaption"/>
      </w:pPr>
      <w:r>
        <w:t>Figure 4. Relationships between weighted (mean Interaction Strength) and unweighted properties including habitat. Linear regressions are shown between log(mean interaction strength) and trophic level (A), degr</w:t>
      </w:r>
      <w:r>
        <w:t>ee (B) and trophic similarity (C). Linear regressions for trophic level (</w:t>
      </w:r>
      <m:oMath>
        <m:r>
          <w:rPr>
            <w:rFonts w:ascii="Cambria Math" w:hAnsi="Cambria Math"/>
          </w:rPr>
          <m:t>y</m:t>
        </m:r>
        <m:r>
          <w:rPr>
            <w:rFonts w:ascii="Cambria Math" w:hAnsi="Cambria Math"/>
          </w:rPr>
          <m:t>=</m:t>
        </m:r>
        <m:r>
          <w:rPr>
            <w:rFonts w:ascii="Cambria Math" w:hAnsi="Cambria Math"/>
          </w:rPr>
          <m:t>1.12</m:t>
        </m:r>
        <m:r>
          <w:rPr>
            <w:rFonts w:ascii="Cambria Math" w:hAnsi="Cambria Math"/>
          </w:rPr>
          <m:t>x</m:t>
        </m:r>
        <m:r>
          <w:rPr>
            <w:rFonts w:ascii="Cambria Math" w:hAnsi="Cambria Math"/>
          </w:rPr>
          <m:t>-</m:t>
        </m:r>
        <m:r>
          <w:rPr>
            <w:rFonts w:ascii="Cambria Math" w:hAnsi="Cambria Math"/>
          </w:rPr>
          <m:t>15.29</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m:t>0.43</m:t>
        </m:r>
        <m:r>
          <w:rPr>
            <w:rFonts w:ascii="Cambria Math" w:hAnsi="Cambria Math"/>
          </w:rPr>
          <m:t>,</m:t>
        </m:r>
        <m:r>
          <w:rPr>
            <w:rFonts w:ascii="Cambria Math" w:hAnsi="Cambria Math"/>
          </w:rPr>
          <m:t>p</m:t>
        </m:r>
        <m:r>
          <w:rPr>
            <w:rFonts w:ascii="Cambria Math" w:hAnsi="Cambria Math"/>
          </w:rPr>
          <m:t>-</m:t>
        </m:r>
        <m:r>
          <w:rPr>
            <w:rFonts w:ascii="Cambria Math" w:hAnsi="Cambria Math"/>
          </w:rPr>
          <m:t>value</m:t>
        </m:r>
        <m:r>
          <w:rPr>
            <w:rFonts w:ascii="Cambria Math" w:hAnsi="Cambria Math"/>
          </w:rPr>
          <m:t>&lt;</m:t>
        </m:r>
        <m:r>
          <w:rPr>
            <w:rFonts w:ascii="Cambria Math" w:hAnsi="Cambria Math"/>
          </w:rPr>
          <m:t>2</m:t>
        </m:r>
        <m:r>
          <w:rPr>
            <w:rFonts w:ascii="Cambria Math" w:hAnsi="Cambria Math"/>
          </w:rPr>
          <m:t>e</m:t>
        </m:r>
        <m:r>
          <w:rPr>
            <w:rFonts w:ascii="Cambria Math" w:hAnsi="Cambria Math"/>
          </w:rPr>
          <m:t>-</m:t>
        </m:r>
        <m:r>
          <w:rPr>
            <w:rFonts w:ascii="Cambria Math" w:hAnsi="Cambria Math"/>
          </w:rPr>
          <m:t>16</m:t>
        </m:r>
      </m:oMath>
      <w:r>
        <w:t>), degree (</w:t>
      </w:r>
      <m:oMath>
        <m:r>
          <w:rPr>
            <w:rFonts w:ascii="Cambria Math" w:hAnsi="Cambria Math"/>
          </w:rPr>
          <m:t>y</m:t>
        </m:r>
        <m:r>
          <w:rPr>
            <w:rFonts w:ascii="Cambria Math" w:hAnsi="Cambria Math"/>
          </w:rPr>
          <m:t>=</m:t>
        </m:r>
        <m:r>
          <w:rPr>
            <w:rFonts w:ascii="Cambria Math" w:hAnsi="Cambria Math"/>
          </w:rPr>
          <m:t>0.006</m:t>
        </m:r>
        <m:r>
          <w:rPr>
            <w:rFonts w:ascii="Cambria Math" w:hAnsi="Cambria Math"/>
          </w:rPr>
          <m:t>x</m:t>
        </m:r>
        <m:r>
          <w:rPr>
            <w:rFonts w:ascii="Cambria Math" w:hAnsi="Cambria Math"/>
          </w:rPr>
          <m:t>-</m:t>
        </m:r>
        <m:r>
          <w:rPr>
            <w:rFonts w:ascii="Cambria Math" w:hAnsi="Cambria Math"/>
          </w:rPr>
          <w:lastRenderedPageBreak/>
          <m:t>12.77</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m:t>0.03</m:t>
        </m:r>
        <m:r>
          <w:rPr>
            <w:rFonts w:ascii="Cambria Math" w:hAnsi="Cambria Math"/>
          </w:rPr>
          <m:t>,</m:t>
        </m:r>
        <m:r>
          <w:rPr>
            <w:rFonts w:ascii="Cambria Math" w:hAnsi="Cambria Math"/>
          </w:rPr>
          <m:t>p</m:t>
        </m:r>
        <m:r>
          <w:rPr>
            <w:rFonts w:ascii="Cambria Math" w:hAnsi="Cambria Math"/>
          </w:rPr>
          <m:t>-</m:t>
        </m:r>
        <m:r>
          <w:rPr>
            <w:rFonts w:ascii="Cambria Math" w:hAnsi="Cambria Math"/>
          </w:rPr>
          <m:t>value</m:t>
        </m:r>
        <m:r>
          <w:rPr>
            <w:rFonts w:ascii="Cambria Math" w:hAnsi="Cambria Math"/>
          </w:rPr>
          <m:t>=</m:t>
        </m:r>
        <m:r>
          <w:rPr>
            <w:rFonts w:ascii="Cambria Math" w:hAnsi="Cambria Math"/>
          </w:rPr>
          <m:t>4.06</m:t>
        </m:r>
        <m:r>
          <w:rPr>
            <w:rFonts w:ascii="Cambria Math" w:hAnsi="Cambria Math"/>
          </w:rPr>
          <m:t>e</m:t>
        </m:r>
        <m:r>
          <w:rPr>
            <w:rFonts w:ascii="Cambria Math" w:hAnsi="Cambria Math"/>
          </w:rPr>
          <m:t>-</m:t>
        </m:r>
        <m:r>
          <w:rPr>
            <w:rFonts w:ascii="Cambria Math" w:hAnsi="Cambria Math"/>
          </w:rPr>
          <m:t>5</m:t>
        </m:r>
      </m:oMath>
      <w:r>
        <w:t>) and trophic similarity (</w:t>
      </w:r>
      <m:oMath>
        <m:r>
          <w:rPr>
            <w:rFonts w:ascii="Cambria Math" w:hAnsi="Cambria Math"/>
          </w:rPr>
          <m:t>y</m:t>
        </m:r>
        <m:r>
          <w:rPr>
            <w:rFonts w:ascii="Cambria Math" w:hAnsi="Cambria Math"/>
          </w:rPr>
          <m:t>=-</m:t>
        </m:r>
        <m:r>
          <w:rPr>
            <w:rFonts w:ascii="Cambria Math" w:hAnsi="Cambria Math"/>
          </w:rPr>
          <m:t>1.46</m:t>
        </m:r>
        <m:r>
          <w:rPr>
            <w:rFonts w:ascii="Cambria Math" w:hAnsi="Cambria Math"/>
          </w:rPr>
          <m:t>x</m:t>
        </m:r>
        <m:r>
          <w:rPr>
            <w:rFonts w:ascii="Cambria Math" w:hAnsi="Cambria Math"/>
          </w:rPr>
          <m:t>-</m:t>
        </m:r>
        <m:r>
          <w:rPr>
            <w:rFonts w:ascii="Cambria Math" w:hAnsi="Cambria Math"/>
          </w:rPr>
          <m:t>12.18</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m:t>0.0004</m:t>
        </m:r>
        <m:r>
          <w:rPr>
            <w:rFonts w:ascii="Cambria Math" w:hAnsi="Cambria Math"/>
          </w:rPr>
          <m:t>,</m:t>
        </m:r>
        <m:r>
          <w:rPr>
            <w:rFonts w:ascii="Cambria Math" w:hAnsi="Cambria Math"/>
          </w:rPr>
          <m:t>p</m:t>
        </m:r>
        <m:r>
          <w:rPr>
            <w:rFonts w:ascii="Cambria Math" w:hAnsi="Cambria Math"/>
          </w:rPr>
          <m:t>-</m:t>
        </m:r>
        <m:r>
          <w:rPr>
            <w:rFonts w:ascii="Cambria Math" w:hAnsi="Cambria Math"/>
          </w:rPr>
          <m:t>value</m:t>
        </m:r>
        <m:r>
          <w:rPr>
            <w:rFonts w:ascii="Cambria Math" w:hAnsi="Cambria Math"/>
          </w:rPr>
          <m:t>=</m:t>
        </m:r>
        <m:r>
          <w:rPr>
            <w:rFonts w:ascii="Cambria Math" w:hAnsi="Cambria Math"/>
          </w:rPr>
          <m:t>0.36</m:t>
        </m:r>
      </m:oMath>
      <w:r>
        <w:t>).</w:t>
      </w:r>
    </w:p>
    <w:p w14:paraId="18B626F1" w14:textId="77777777" w:rsidR="00E37E9C" w:rsidRPr="00942A7E" w:rsidRDefault="00E37E9C" w:rsidP="00E37E9C">
      <w:pPr>
        <w:pStyle w:val="BodyText"/>
        <w:rPr>
          <w:ins w:id="492" w:author="Kortsch, Susanne" w:date="2022-11-21T15:17:00Z"/>
          <w:b/>
          <w:bCs/>
        </w:rPr>
      </w:pPr>
      <w:bookmarkStart w:id="493" w:name="extinction-simulations-and-stability-1"/>
      <w:bookmarkEnd w:id="446"/>
      <w:ins w:id="494" w:author="Kortsch, Susanne" w:date="2022-11-21T15:17:00Z">
        <w:r w:rsidRPr="00942A7E">
          <w:rPr>
            <w:b/>
            <w:bCs/>
          </w:rPr>
          <w:t>Species impact on food web stability</w:t>
        </w:r>
      </w:ins>
    </w:p>
    <w:p w14:paraId="426A1C1A" w14:textId="23AC012F" w:rsidR="00436F8A" w:rsidDel="00E37E9C" w:rsidRDefault="00D4081E">
      <w:pPr>
        <w:pStyle w:val="Heading3"/>
        <w:rPr>
          <w:del w:id="495" w:author="Kortsch, Susanne" w:date="2022-11-21T15:17:00Z"/>
        </w:rPr>
      </w:pPr>
      <w:del w:id="496" w:author="Kortsch, Susanne" w:date="2022-11-21T15:17:00Z">
        <w:r w:rsidDel="00E37E9C">
          <w:delText>Extinction simulations and stability</w:delText>
        </w:r>
      </w:del>
    </w:p>
    <w:p w14:paraId="32892D02" w14:textId="77777777" w:rsidR="00856D21" w:rsidRDefault="00D4081E">
      <w:pPr>
        <w:pStyle w:val="FirstParagraph"/>
        <w:rPr>
          <w:ins w:id="497" w:author="Kortsch, Susanne" w:date="2022-11-21T14:27:00Z"/>
        </w:rPr>
      </w:pPr>
      <w:commentRangeStart w:id="498"/>
      <w:r>
        <w:t>It</w:t>
      </w:r>
      <w:r>
        <w:t>’</w:t>
      </w:r>
      <w:r>
        <w:t>s</w:t>
      </w:r>
      <w:r>
        <w:t xml:space="preserve"> </w:t>
      </w:r>
      <w:r>
        <w:t>important to note that since the proportion of Jacobians that were locally stable or QSS was zero for the Weddell Sea food web, we considered the mean maximum eigenvalue as the stability index</w:t>
      </w:r>
      <w:commentRangeEnd w:id="498"/>
      <w:r w:rsidR="001B010A">
        <w:rPr>
          <w:rStyle w:val="CommentReference"/>
        </w:rPr>
        <w:commentReference w:id="498"/>
      </w:r>
      <w:r>
        <w:t xml:space="preserve">. </w:t>
      </w:r>
    </w:p>
    <w:p w14:paraId="7BC4F4F2" w14:textId="0CD5668D" w:rsidR="00436F8A" w:rsidRDefault="00D4081E">
      <w:pPr>
        <w:pStyle w:val="FirstParagraph"/>
      </w:pPr>
      <w:del w:id="499" w:author="Kortsch, Susanne" w:date="2022-11-21T14:20:00Z">
        <w:r w:rsidDel="001B010A">
          <w:delText xml:space="preserve">When performing the </w:delText>
        </w:r>
        <w:r w:rsidDel="001B010A">
          <w:delText xml:space="preserve">extinction simulations, </w:delText>
        </w:r>
      </w:del>
      <w:ins w:id="500" w:author="Kortsch, Susanne" w:date="2022-11-21T14:20:00Z">
        <w:r w:rsidR="001B010A">
          <w:t>O</w:t>
        </w:r>
      </w:ins>
      <w:del w:id="501" w:author="Kortsch, Susanne" w:date="2022-11-21T14:20:00Z">
        <w:r w:rsidDel="001B010A">
          <w:delText>o</w:delText>
        </w:r>
      </w:del>
      <w:r>
        <w:t xml:space="preserve">ur </w:t>
      </w:r>
      <w:ins w:id="502" w:author="Kortsch, Susanne" w:date="2022-11-21T14:29:00Z">
        <w:r w:rsidR="004A76E6">
          <w:t xml:space="preserve">extinction </w:t>
        </w:r>
      </w:ins>
      <w:ins w:id="503" w:author="Kortsch, Susanne" w:date="2022-11-21T14:21:00Z">
        <w:r w:rsidR="001B010A">
          <w:t>analyses</w:t>
        </w:r>
      </w:ins>
      <w:del w:id="504" w:author="Kortsch, Susanne" w:date="2022-11-21T14:21:00Z">
        <w:r w:rsidDel="001B010A">
          <w:delText>results</w:delText>
        </w:r>
      </w:del>
      <w:r>
        <w:t xml:space="preserve"> showed that the majority of </w:t>
      </w:r>
      <w:del w:id="505" w:author="Kortsch, Susanne" w:date="2022-11-21T14:21:00Z">
        <w:r w:rsidDel="00035525">
          <w:delText xml:space="preserve">the </w:delText>
        </w:r>
      </w:del>
      <w:r>
        <w:t xml:space="preserve">species had no significant impact on </w:t>
      </w:r>
      <w:ins w:id="506" w:author="Kortsch, Susanne" w:date="2022-11-21T14:21:00Z">
        <w:r w:rsidR="001B010A">
          <w:t>food web</w:t>
        </w:r>
      </w:ins>
      <w:del w:id="507" w:author="Kortsch, Susanne" w:date="2022-11-21T14:21:00Z">
        <w:r w:rsidDel="001B010A">
          <w:delText>the</w:delText>
        </w:r>
      </w:del>
      <w:r>
        <w:t xml:space="preserve"> stability </w:t>
      </w:r>
      <w:del w:id="508" w:author="Kortsch, Susanne" w:date="2022-11-21T14:21:00Z">
        <w:r w:rsidDel="001B010A">
          <w:delText xml:space="preserve">of the food web </w:delText>
        </w:r>
      </w:del>
      <w:ins w:id="509" w:author="Kortsch, Susanne" w:date="2022-11-21T14:21:00Z">
        <w:r w:rsidR="001B010A">
          <w:t xml:space="preserve">after </w:t>
        </w:r>
      </w:ins>
      <w:ins w:id="510" w:author="Kortsch, Susanne" w:date="2022-11-21T14:27:00Z">
        <w:r w:rsidR="00856D21">
          <w:t>being removed</w:t>
        </w:r>
      </w:ins>
      <w:del w:id="511" w:author="Kortsch, Susanne" w:date="2022-11-21T14:21:00Z">
        <w:r w:rsidDel="001B010A">
          <w:delText>when extinct</w:delText>
        </w:r>
      </w:del>
      <w:r>
        <w:t xml:space="preserve"> (Figure 5). </w:t>
      </w:r>
      <w:del w:id="512" w:author="Kortsch, Susanne" w:date="2022-11-21T14:22:00Z">
        <w:r w:rsidDel="00035525">
          <w:delText xml:space="preserve">This is shown in Figure 5, where </w:delText>
        </w:r>
      </w:del>
      <w:ins w:id="513" w:author="Kortsch, Susanne" w:date="2022-11-21T14:27:00Z">
        <w:r w:rsidR="00856D21">
          <w:t>M</w:t>
        </w:r>
      </w:ins>
      <w:del w:id="514" w:author="Kortsch, Susanne" w:date="2022-11-21T14:22:00Z">
        <w:r w:rsidDel="00035525">
          <w:delText>m</w:delText>
        </w:r>
      </w:del>
      <w:r>
        <w:t xml:space="preserve">ost of the </w:t>
      </w:r>
      <w:del w:id="515" w:author="Kortsch, Susanne" w:date="2022-11-21T14:23:00Z">
        <w:r w:rsidDel="00035525">
          <w:delText>points</w:delText>
        </w:r>
      </w:del>
      <w:ins w:id="516" w:author="Kortsch, Susanne" w:date="2022-11-21T14:23:00Z">
        <w:r w:rsidR="00035525">
          <w:t>species</w:t>
        </w:r>
        <w:r w:rsidR="00035525">
          <w:t xml:space="preserve"> </w:t>
        </w:r>
        <w:r w:rsidR="00035525">
          <w:t>(black points</w:t>
        </w:r>
      </w:ins>
      <w:ins w:id="517" w:author="Kortsch, Susanne" w:date="2022-11-21T14:29:00Z">
        <w:r w:rsidR="004A76E6">
          <w:t xml:space="preserve"> in figure </w:t>
        </w:r>
      </w:ins>
      <w:ins w:id="518" w:author="Kortsch, Susanne" w:date="2022-11-21T14:30:00Z">
        <w:r w:rsidR="004A76E6">
          <w:t>5</w:t>
        </w:r>
      </w:ins>
      <w:ins w:id="519" w:author="Kortsch, Susanne" w:date="2022-11-21T14:23:00Z">
        <w:r w:rsidR="00035525">
          <w:t>)</w:t>
        </w:r>
      </w:ins>
      <w:r>
        <w:t xml:space="preserve"> </w:t>
      </w:r>
      <w:ins w:id="520" w:author="Kortsch, Susanne" w:date="2022-11-21T14:30:00Z">
        <w:r w:rsidR="004A76E6">
          <w:t xml:space="preserve">do </w:t>
        </w:r>
      </w:ins>
      <w:del w:id="521" w:author="Kortsch, Susanne" w:date="2022-11-21T14:30:00Z">
        <w:r w:rsidDel="004A76E6">
          <w:delText xml:space="preserve">lie around </w:delText>
        </w:r>
      </w:del>
      <w:del w:id="522" w:author="Kortsch, Susanne" w:date="2022-11-21T14:27:00Z">
        <w:r w:rsidDel="00BC6E21">
          <w:delText xml:space="preserve">the </w:delText>
        </w:r>
      </w:del>
      <w:del w:id="523" w:author="Kortsch, Susanne" w:date="2022-11-21T14:30:00Z">
        <w:r w:rsidDel="004A76E6">
          <w:delText xml:space="preserve">zero </w:delText>
        </w:r>
      </w:del>
      <w:del w:id="524" w:author="Kortsch, Susanne" w:date="2022-11-21T14:27:00Z">
        <w:r w:rsidDel="00BC6E21">
          <w:delText xml:space="preserve">value </w:delText>
        </w:r>
      </w:del>
      <w:del w:id="525" w:author="Kortsch, Susanne" w:date="2022-11-21T14:30:00Z">
        <w:r w:rsidDel="004A76E6">
          <w:delText>of the ‘</w:delText>
        </w:r>
      </w:del>
      <w:del w:id="526" w:author="Kortsch, Susanne" w:date="2022-11-21T14:27:00Z">
        <w:r w:rsidDel="00BC6E21">
          <w:delText>S</w:delText>
        </w:r>
      </w:del>
      <w:del w:id="527" w:author="Kortsch, Susanne" w:date="2022-11-21T14:30:00Z">
        <w:r w:rsidDel="004A76E6">
          <w:delText xml:space="preserve">tability </w:delText>
        </w:r>
        <w:r w:rsidDel="004A76E6">
          <w:delText>difference’ y</w:delText>
        </w:r>
      </w:del>
      <w:del w:id="528" w:author="Kortsch, Susanne" w:date="2022-11-21T14:23:00Z">
        <w:r w:rsidDel="00035525">
          <w:delText xml:space="preserve"> </w:delText>
        </w:r>
      </w:del>
      <w:del w:id="529" w:author="Kortsch, Susanne" w:date="2022-11-21T14:30:00Z">
        <w:r w:rsidDel="004A76E6">
          <w:delText>axis</w:delText>
        </w:r>
      </w:del>
      <w:del w:id="530" w:author="Kortsch, Susanne" w:date="2022-11-21T14:28:00Z">
        <w:r w:rsidDel="00884F65">
          <w:delText>,</w:delText>
        </w:r>
      </w:del>
      <w:del w:id="531" w:author="Kortsch, Susanne" w:date="2022-11-21T14:24:00Z">
        <w:r w:rsidDel="00035525">
          <w:delText xml:space="preserve"> </w:delText>
        </w:r>
        <w:r w:rsidDel="00035525">
          <w:delText xml:space="preserve">meaning that </w:delText>
        </w:r>
      </w:del>
      <w:del w:id="532" w:author="Kortsch, Susanne" w:date="2022-11-21T14:30:00Z">
        <w:r w:rsidDel="004A76E6">
          <w:delText>the stability</w:delText>
        </w:r>
      </w:del>
      <w:del w:id="533" w:author="Kortsch, Susanne" w:date="2022-11-21T14:24:00Z">
        <w:r w:rsidDel="00403C49">
          <w:delText xml:space="preserve"> </w:delText>
        </w:r>
        <w:r w:rsidDel="00403C49">
          <w:delText xml:space="preserve">for </w:delText>
        </w:r>
      </w:del>
      <w:del w:id="534" w:author="Kortsch, Susanne" w:date="2022-11-21T14:30:00Z">
        <w:r w:rsidDel="004A76E6">
          <w:delText xml:space="preserve">the food web minus a given </w:delText>
        </w:r>
      </w:del>
      <w:del w:id="535" w:author="Kortsch, Susanne" w:date="2022-11-21T14:28:00Z">
        <w:r w:rsidDel="00884F65">
          <w:delText xml:space="preserve">species is similar </w:delText>
        </w:r>
      </w:del>
      <w:del w:id="536" w:author="Kortsch, Susanne" w:date="2022-11-21T14:25:00Z">
        <w:r w:rsidDel="004E4B6E">
          <w:delText xml:space="preserve">(not significant) </w:delText>
        </w:r>
      </w:del>
      <w:del w:id="537" w:author="Kortsch, Susanne" w:date="2022-11-21T14:28:00Z">
        <w:r w:rsidDel="00884F65">
          <w:delText>to the</w:delText>
        </w:r>
      </w:del>
      <w:ins w:id="538" w:author="Kortsch, Susanne" w:date="2022-11-21T14:28:00Z">
        <w:r w:rsidR="00884F65">
          <w:t xml:space="preserve">not change </w:t>
        </w:r>
      </w:ins>
      <w:ins w:id="539" w:author="Kortsch, Susanne" w:date="2022-11-21T14:30:00Z">
        <w:r w:rsidR="004A76E6">
          <w:t xml:space="preserve">stability of the network </w:t>
        </w:r>
      </w:ins>
      <w:ins w:id="540" w:author="Kortsch, Susanne" w:date="2022-11-21T14:29:00Z">
        <w:r w:rsidR="00884F65">
          <w:t>considerably</w:t>
        </w:r>
      </w:ins>
      <w:r>
        <w:t xml:space="preserve"> </w:t>
      </w:r>
      <w:ins w:id="541" w:author="Kortsch, Susanne" w:date="2022-11-21T14:30:00Z">
        <w:r w:rsidR="004A76E6">
          <w:t xml:space="preserve">after </w:t>
        </w:r>
      </w:ins>
      <w:ins w:id="542" w:author="Kortsch, Susanne" w:date="2022-11-21T14:31:00Z">
        <w:r w:rsidR="004A76E6">
          <w:t xml:space="preserve">being </w:t>
        </w:r>
      </w:ins>
      <w:ins w:id="543" w:author="Kortsch, Susanne" w:date="2022-11-21T14:30:00Z">
        <w:r w:rsidR="004A76E6">
          <w:t>removed</w:t>
        </w:r>
      </w:ins>
      <w:del w:id="544" w:author="Kortsch, Susanne" w:date="2022-11-21T14:31:00Z">
        <w:r w:rsidDel="004A76E6">
          <w:delText xml:space="preserve">stability </w:delText>
        </w:r>
      </w:del>
      <w:del w:id="545" w:author="Kortsch, Susanne" w:date="2022-11-21T14:25:00Z">
        <w:r w:rsidDel="004E4B6E">
          <w:delText xml:space="preserve">for </w:delText>
        </w:r>
      </w:del>
      <w:del w:id="546" w:author="Kortsch, Susanne" w:date="2022-11-21T14:31:00Z">
        <w:r w:rsidDel="004A76E6">
          <w:delText>the whole network</w:delText>
        </w:r>
      </w:del>
      <w:r>
        <w:t xml:space="preserve">. </w:t>
      </w:r>
      <w:del w:id="547" w:author="Kortsch, Susanne" w:date="2022-11-21T14:29:00Z">
        <w:r w:rsidDel="00E94B19">
          <w:delText>However, there were few species that when become extinct altered significantly the stability of the f</w:delText>
        </w:r>
        <w:r w:rsidDel="00E94B19">
          <w:delText>ood web</w:delText>
        </w:r>
      </w:del>
      <w:ins w:id="548" w:author="Kortsch, Susanne" w:date="2022-11-21T14:29:00Z">
        <w:r w:rsidR="00E94B19">
          <w:t>Except for a few species</w:t>
        </w:r>
      </w:ins>
      <w:r>
        <w:t xml:space="preserve">. </w:t>
      </w:r>
      <w:ins w:id="549" w:author="Kortsch, Susanne" w:date="2022-11-21T14:34:00Z">
        <w:r w:rsidR="00CE5AA1">
          <w:t>Only</w:t>
        </w:r>
      </w:ins>
      <w:ins w:id="550" w:author="Kortsch, Susanne" w:date="2022-11-21T14:33:00Z">
        <w:r w:rsidR="00CE5AA1">
          <w:t xml:space="preserve"> 15 out of 490 species (3.06%) gave rise to significant changes in the food web’s stability</w:t>
        </w:r>
      </w:ins>
      <w:ins w:id="551" w:author="Kortsch, Susanne" w:date="2022-11-21T14:34:00Z">
        <w:r w:rsidR="00254C9E">
          <w:t xml:space="preserve"> after their removal</w:t>
        </w:r>
      </w:ins>
      <w:ins w:id="552" w:author="Kortsch, Susanne" w:date="2022-11-21T14:33:00Z">
        <w:r w:rsidR="00CE5AA1">
          <w:t xml:space="preserve"> (Table 2)</w:t>
        </w:r>
      </w:ins>
      <w:ins w:id="553" w:author="Kortsch, Susanne" w:date="2022-11-21T14:34:00Z">
        <w:r w:rsidR="00254C9E">
          <w:t xml:space="preserve">. </w:t>
        </w:r>
      </w:ins>
      <w:r>
        <w:t xml:space="preserve">Most of </w:t>
      </w:r>
      <w:del w:id="554" w:author="Kortsch, Susanne" w:date="2022-11-21T14:31:00Z">
        <w:r w:rsidDel="004A76E6">
          <w:delText xml:space="preserve">such </w:delText>
        </w:r>
      </w:del>
      <w:ins w:id="555" w:author="Kortsch, Susanne" w:date="2022-11-21T14:31:00Z">
        <w:r w:rsidR="004A76E6">
          <w:t xml:space="preserve">these </w:t>
        </w:r>
      </w:ins>
      <w:r>
        <w:t>species</w:t>
      </w:r>
      <w:ins w:id="556" w:author="Kortsch, Susanne" w:date="2022-11-21T14:31:00Z">
        <w:r w:rsidR="004A76E6">
          <w:t xml:space="preserve"> ha</w:t>
        </w:r>
      </w:ins>
      <w:ins w:id="557" w:author="Kortsch, Susanne" w:date="2022-11-21T14:32:00Z">
        <w:r w:rsidR="004A76E6">
          <w:t>d</w:t>
        </w:r>
      </w:ins>
      <w:ins w:id="558" w:author="Kortsch, Susanne" w:date="2022-11-21T14:31:00Z">
        <w:r w:rsidR="004A76E6">
          <w:t xml:space="preserve"> a</w:t>
        </w:r>
      </w:ins>
      <w:del w:id="559" w:author="Kortsch, Susanne" w:date="2022-11-21T14:31:00Z">
        <w:r w:rsidDel="004A76E6">
          <w:delText xml:space="preserve"> generated</w:delText>
        </w:r>
      </w:del>
      <w:r>
        <w:t xml:space="preserve"> positive </w:t>
      </w:r>
      <w:del w:id="560" w:author="Kortsch, Susanne" w:date="2022-11-21T14:31:00Z">
        <w:r w:rsidDel="004A76E6">
          <w:delText>significant differences in the</w:delText>
        </w:r>
      </w:del>
      <w:ins w:id="561" w:author="Kortsch, Susanne" w:date="2022-11-21T14:31:00Z">
        <w:r w:rsidR="004A76E6">
          <w:t>impact on</w:t>
        </w:r>
      </w:ins>
      <w:r>
        <w:t xml:space="preserve"> </w:t>
      </w:r>
      <w:del w:id="562" w:author="Kortsch, Susanne" w:date="2022-11-21T14:31:00Z">
        <w:r w:rsidDel="004A76E6">
          <w:delText xml:space="preserve">stability of the </w:delText>
        </w:r>
      </w:del>
      <w:r>
        <w:t>food web</w:t>
      </w:r>
      <w:ins w:id="563" w:author="Kortsch, Susanne" w:date="2022-11-21T14:32:00Z">
        <w:r w:rsidR="004A76E6">
          <w:t xml:space="preserve"> stability</w:t>
        </w:r>
      </w:ins>
      <w:r>
        <w:t xml:space="preserve">, </w:t>
      </w:r>
      <w:ins w:id="564" w:author="Kortsch, Susanne" w:date="2022-11-21T14:32:00Z">
        <w:r w:rsidR="004A76E6">
          <w:t xml:space="preserve">i.e., network stability </w:t>
        </w:r>
      </w:ins>
      <w:del w:id="565" w:author="Kortsch, Susanne" w:date="2022-11-21T14:32:00Z">
        <w:r w:rsidDel="004A76E6">
          <w:delText xml:space="preserve">which mean that they </w:delText>
        </w:r>
      </w:del>
      <w:r>
        <w:t xml:space="preserve">increased </w:t>
      </w:r>
      <w:del w:id="566" w:author="Kortsch, Susanne" w:date="2022-11-21T14:32:00Z">
        <w:r w:rsidDel="004A76E6">
          <w:delText>the network’s stability when deleted</w:delText>
        </w:r>
      </w:del>
      <w:ins w:id="567" w:author="Kortsch, Susanne" w:date="2022-11-21T14:32:00Z">
        <w:r w:rsidR="004A76E6">
          <w:t>after their removal</w:t>
        </w:r>
      </w:ins>
      <w:r>
        <w:t xml:space="preserve">. </w:t>
      </w:r>
      <w:del w:id="568" w:author="Kortsch, Susanne" w:date="2022-11-21T14:32:00Z">
        <w:r w:rsidDel="00CE5AA1">
          <w:delText>There were two exceptions</w:delText>
        </w:r>
      </w:del>
      <w:ins w:id="569" w:author="Kortsch, Susanne" w:date="2022-11-21T14:32:00Z">
        <w:r w:rsidR="00CE5AA1">
          <w:t>Only two species significantly decreased networ</w:t>
        </w:r>
      </w:ins>
      <w:ins w:id="570" w:author="Kortsch, Susanne" w:date="2022-11-21T14:33:00Z">
        <w:r w:rsidR="00CE5AA1">
          <w:t>k stability after being removed</w:t>
        </w:r>
      </w:ins>
      <w:r>
        <w:t xml:space="preserve">, </w:t>
      </w:r>
      <w:ins w:id="571" w:author="Kortsch, Susanne" w:date="2022-11-21T14:33:00Z">
        <w:r w:rsidR="00CE5AA1">
          <w:t xml:space="preserve">the demersal fish </w:t>
        </w:r>
      </w:ins>
      <w:proofErr w:type="spellStart"/>
      <w:r w:rsidRPr="00CE5AA1">
        <w:rPr>
          <w:i/>
          <w:iCs/>
          <w:rPrChange w:id="572" w:author="Kortsch, Susanne" w:date="2022-11-21T14:33:00Z">
            <w:rPr/>
          </w:rPrChange>
        </w:rPr>
        <w:t>Pagetopsis</w:t>
      </w:r>
      <w:proofErr w:type="spellEnd"/>
      <w:r w:rsidRPr="00CE5AA1">
        <w:rPr>
          <w:i/>
          <w:iCs/>
          <w:rPrChange w:id="573" w:author="Kortsch, Susanne" w:date="2022-11-21T14:33:00Z">
            <w:rPr/>
          </w:rPrChange>
        </w:rPr>
        <w:t xml:space="preserve"> </w:t>
      </w:r>
      <w:proofErr w:type="spellStart"/>
      <w:r w:rsidRPr="00CE5AA1">
        <w:rPr>
          <w:i/>
          <w:iCs/>
          <w:rPrChange w:id="574" w:author="Kortsch, Susanne" w:date="2022-11-21T14:33:00Z">
            <w:rPr/>
          </w:rPrChange>
        </w:rPr>
        <w:t>macropterus</w:t>
      </w:r>
      <w:proofErr w:type="spellEnd"/>
      <w:r>
        <w:t xml:space="preserve"> </w:t>
      </w:r>
      <w:del w:id="575" w:author="Kortsch, Susanne" w:date="2022-11-21T14:33:00Z">
        <w:r w:rsidDel="00CE5AA1">
          <w:delText xml:space="preserve">(demersal fish) </w:delText>
        </w:r>
      </w:del>
      <w:r>
        <w:t xml:space="preserve">and </w:t>
      </w:r>
      <w:ins w:id="576" w:author="Kortsch, Susanne" w:date="2022-11-21T14:33:00Z">
        <w:r w:rsidR="00CE5AA1">
          <w:t xml:space="preserve">the </w:t>
        </w:r>
        <w:r w:rsidR="00CE5AA1">
          <w:t>benthopelagic amphipod</w:t>
        </w:r>
        <w:r w:rsidR="00CE5AA1">
          <w:t xml:space="preserve"> </w:t>
        </w:r>
      </w:ins>
      <w:proofErr w:type="spellStart"/>
      <w:r w:rsidRPr="00CE5AA1">
        <w:rPr>
          <w:i/>
          <w:iCs/>
          <w:rPrChange w:id="577" w:author="Kortsch, Susanne" w:date="2022-11-21T14:33:00Z">
            <w:rPr/>
          </w:rPrChange>
        </w:rPr>
        <w:t>Maxilliphi</w:t>
      </w:r>
      <w:r w:rsidRPr="00CE5AA1">
        <w:rPr>
          <w:i/>
          <w:iCs/>
          <w:rPrChange w:id="578" w:author="Kortsch, Susanne" w:date="2022-11-21T14:33:00Z">
            <w:rPr/>
          </w:rPrChange>
        </w:rPr>
        <w:t>media</w:t>
      </w:r>
      <w:proofErr w:type="spellEnd"/>
      <w:r w:rsidRPr="00CE5AA1">
        <w:rPr>
          <w:i/>
          <w:iCs/>
          <w:rPrChange w:id="579" w:author="Kortsch, Susanne" w:date="2022-11-21T14:33:00Z">
            <w:rPr/>
          </w:rPrChange>
        </w:rPr>
        <w:t xml:space="preserve"> </w:t>
      </w:r>
      <w:proofErr w:type="spellStart"/>
      <w:r w:rsidRPr="00CE5AA1">
        <w:rPr>
          <w:i/>
          <w:iCs/>
          <w:rPrChange w:id="580" w:author="Kortsch, Susanne" w:date="2022-11-21T14:33:00Z">
            <w:rPr/>
          </w:rPrChange>
        </w:rPr>
        <w:t>longipes</w:t>
      </w:r>
      <w:proofErr w:type="spellEnd"/>
      <w:del w:id="581" w:author="Kortsch, Susanne" w:date="2022-11-21T14:33:00Z">
        <w:r w:rsidDel="00CE5AA1">
          <w:delText xml:space="preserve"> (benthopelagic amphipod), that when deleted decreased the stability</w:delText>
        </w:r>
      </w:del>
      <w:r>
        <w:t>.</w:t>
      </w:r>
      <w:del w:id="582" w:author="Kortsch, Susanne" w:date="2022-11-21T14:33:00Z">
        <w:r w:rsidDel="00CE5AA1">
          <w:delText xml:space="preserve"> Overall, 15 out of 490 species (3.06%) gave rise to significant changes in the food web’s stability (Table 2)</w:delText>
        </w:r>
      </w:del>
      <w:del w:id="583" w:author="Kortsch, Susanne" w:date="2022-11-21T14:34:00Z">
        <w:r w:rsidDel="00535692">
          <w:delText>.</w:delText>
        </w:r>
      </w:del>
    </w:p>
    <w:p w14:paraId="4DF5F082" w14:textId="77777777" w:rsidR="00436F8A" w:rsidRDefault="00D4081E">
      <w:pPr>
        <w:pStyle w:val="CaptionedFigure"/>
      </w:pPr>
      <w:r>
        <w:rPr>
          <w:noProof/>
        </w:rPr>
        <w:drawing>
          <wp:inline distT="0" distB="0" distL="0" distR="0" wp14:anchorId="3A053440" wp14:editId="74B2468D">
            <wp:extent cx="5334000" cy="4510786"/>
            <wp:effectExtent l="0" t="0" r="0" b="0"/>
            <wp:docPr id="45" name="Picture" descr="Figure 5. Quasi-Sign Stability (QSS) difference between the whole Weddell Sea food web (n = 490) and the food web without one species (n = 489) for weighted (interaction strength) and unweighted species properties, and habitat. Point color indicates the impact on the QSS; if significant the extinction of that species altered the stability (QSS) of the food web."/>
            <wp:cNvGraphicFramePr/>
            <a:graphic xmlns:a="http://schemas.openxmlformats.org/drawingml/2006/main">
              <a:graphicData uri="http://schemas.openxmlformats.org/drawingml/2006/picture">
                <pic:pic xmlns:pic="http://schemas.openxmlformats.org/drawingml/2006/picture">
                  <pic:nvPicPr>
                    <pic:cNvPr id="46" name="Picture" descr="Fig.5_QSSDif.png"/>
                    <pic:cNvPicPr>
                      <a:picLocks noChangeAspect="1" noChangeArrowheads="1"/>
                    </pic:cNvPicPr>
                  </pic:nvPicPr>
                  <pic:blipFill>
                    <a:blip r:embed="rId16"/>
                    <a:stretch>
                      <a:fillRect/>
                    </a:stretch>
                  </pic:blipFill>
                  <pic:spPr bwMode="auto">
                    <a:xfrm>
                      <a:off x="0" y="0"/>
                      <a:ext cx="5334000" cy="4510786"/>
                    </a:xfrm>
                    <a:prstGeom prst="rect">
                      <a:avLst/>
                    </a:prstGeom>
                    <a:noFill/>
                    <a:ln w="9525">
                      <a:noFill/>
                      <a:headEnd/>
                      <a:tailEnd/>
                    </a:ln>
                  </pic:spPr>
                </pic:pic>
              </a:graphicData>
            </a:graphic>
          </wp:inline>
        </w:drawing>
      </w:r>
    </w:p>
    <w:p w14:paraId="6F188A28" w14:textId="77777777" w:rsidR="00436F8A" w:rsidRDefault="00D4081E">
      <w:pPr>
        <w:pStyle w:val="ImageCaption"/>
      </w:pPr>
      <w:r>
        <w:t>Figure 5. Quasi-Sign Stability (QSS) difference between the</w:t>
      </w:r>
      <w:r>
        <w:t xml:space="preserve"> whole Weddell Sea food web (n = 490) and the food web without one species (n = 489) for weighted (interaction strength) and </w:t>
      </w:r>
      <w:r>
        <w:lastRenderedPageBreak/>
        <w:t>unweighted species properties, and habitat. Point color indicates the impact on the QSS; if significant the extinction of that spec</w:t>
      </w:r>
      <w:r>
        <w:t>ies altered the stability (QSS) of the food web.</w:t>
      </w:r>
    </w:p>
    <w:p w14:paraId="1B79260E" w14:textId="77777777" w:rsidR="00436F8A" w:rsidRDefault="00D4081E">
      <w:pPr>
        <w:pStyle w:val="BodyText"/>
      </w:pPr>
      <w:r>
        <w:t xml:space="preserve">After exploring the stability difference against the species properties (Figure 5), we found that those species that generated a significant impact on the stability of the food web were characterized by: 1) </w:t>
      </w:r>
      <w:r>
        <w:t>high mean interaction strength; 2) mid to high trophic levels (TL &gt; 3.2); 3) relatively high number of interactions (Degree &gt; 25); and 4) mid to low trophic similarity (TS &lt; 0.16). Habitat wise, species with a significant impact on the stability were prese</w:t>
      </w:r>
      <w:r>
        <w:t>nt in all habitats, except for the benthic realm. Table 2 shows these results for such species.</w:t>
      </w:r>
    </w:p>
    <w:p w14:paraId="11B5B4F1" w14:textId="77777777" w:rsidR="00436F8A" w:rsidRDefault="00D4081E">
      <w:pPr>
        <w:pStyle w:val="TableCaption"/>
      </w:pPr>
      <w:r>
        <w:t>Properties of the species that when become extinct generated a significant impact on the stability of the Weddell Sea food web, ordered by significance (Anderso</w:t>
      </w:r>
      <w:r>
        <w:t>n-Darling p-value). References: meanIS = mean interaction strength, TL = trophic level, Deg = degree, TS = trophic similarity, StabDif = stability difference, ADvalue = Anderson-Darling p-value.</w:t>
      </w:r>
    </w:p>
    <w:tbl>
      <w:tblPr>
        <w:tblStyle w:val="Table"/>
        <w:tblW w:w="5000" w:type="pct"/>
        <w:tblLook w:val="0020" w:firstRow="1" w:lastRow="0" w:firstColumn="0" w:lastColumn="0" w:noHBand="0" w:noVBand="0"/>
      </w:tblPr>
      <w:tblGrid>
        <w:gridCol w:w="2304"/>
        <w:gridCol w:w="1329"/>
        <w:gridCol w:w="664"/>
        <w:gridCol w:w="615"/>
        <w:gridCol w:w="797"/>
        <w:gridCol w:w="1679"/>
        <w:gridCol w:w="1010"/>
        <w:gridCol w:w="1178"/>
      </w:tblGrid>
      <w:tr w:rsidR="00436F8A" w14:paraId="689E907B" w14:textId="77777777" w:rsidTr="00436F8A">
        <w:trPr>
          <w:cnfStyle w:val="100000000000" w:firstRow="1" w:lastRow="0" w:firstColumn="0" w:lastColumn="0" w:oddVBand="0" w:evenVBand="0" w:oddHBand="0" w:evenHBand="0" w:firstRowFirstColumn="0" w:firstRowLastColumn="0" w:lastRowFirstColumn="0" w:lastRowLastColumn="0"/>
          <w:tblHeader/>
        </w:trPr>
        <w:tc>
          <w:tcPr>
            <w:tcW w:w="0" w:type="auto"/>
          </w:tcPr>
          <w:p w14:paraId="02EB2A77" w14:textId="77777777" w:rsidR="00436F8A" w:rsidRDefault="00D4081E">
            <w:pPr>
              <w:pStyle w:val="Compact"/>
            </w:pPr>
            <w:r>
              <w:t>Species</w:t>
            </w:r>
          </w:p>
        </w:tc>
        <w:tc>
          <w:tcPr>
            <w:tcW w:w="0" w:type="auto"/>
          </w:tcPr>
          <w:p w14:paraId="12C8D174" w14:textId="77777777" w:rsidR="00436F8A" w:rsidRDefault="00D4081E">
            <w:pPr>
              <w:pStyle w:val="Compact"/>
              <w:jc w:val="right"/>
            </w:pPr>
            <w:r>
              <w:t>MeanIS</w:t>
            </w:r>
          </w:p>
        </w:tc>
        <w:tc>
          <w:tcPr>
            <w:tcW w:w="0" w:type="auto"/>
          </w:tcPr>
          <w:p w14:paraId="3D1807CA" w14:textId="77777777" w:rsidR="00436F8A" w:rsidRDefault="00D4081E">
            <w:pPr>
              <w:pStyle w:val="Compact"/>
              <w:jc w:val="right"/>
            </w:pPr>
            <w:r>
              <w:t>TL</w:t>
            </w:r>
          </w:p>
        </w:tc>
        <w:tc>
          <w:tcPr>
            <w:tcW w:w="0" w:type="auto"/>
          </w:tcPr>
          <w:p w14:paraId="5DEFA726" w14:textId="77777777" w:rsidR="00436F8A" w:rsidRDefault="00D4081E">
            <w:pPr>
              <w:pStyle w:val="Compact"/>
              <w:jc w:val="right"/>
            </w:pPr>
            <w:r>
              <w:t>Deg</w:t>
            </w:r>
          </w:p>
        </w:tc>
        <w:tc>
          <w:tcPr>
            <w:tcW w:w="0" w:type="auto"/>
          </w:tcPr>
          <w:p w14:paraId="4DEC43AE" w14:textId="77777777" w:rsidR="00436F8A" w:rsidRDefault="00D4081E">
            <w:pPr>
              <w:pStyle w:val="Compact"/>
              <w:jc w:val="right"/>
            </w:pPr>
            <w:r>
              <w:t>TS</w:t>
            </w:r>
          </w:p>
        </w:tc>
        <w:tc>
          <w:tcPr>
            <w:tcW w:w="0" w:type="auto"/>
          </w:tcPr>
          <w:p w14:paraId="7BED531B" w14:textId="77777777" w:rsidR="00436F8A" w:rsidRDefault="00D4081E">
            <w:pPr>
              <w:pStyle w:val="Compact"/>
            </w:pPr>
            <w:r>
              <w:t>Habitat</w:t>
            </w:r>
          </w:p>
        </w:tc>
        <w:tc>
          <w:tcPr>
            <w:tcW w:w="0" w:type="auto"/>
          </w:tcPr>
          <w:p w14:paraId="5A9A3E66" w14:textId="77777777" w:rsidR="00436F8A" w:rsidRDefault="00D4081E">
            <w:pPr>
              <w:pStyle w:val="Compact"/>
              <w:jc w:val="right"/>
            </w:pPr>
            <w:r>
              <w:t>StabDif</w:t>
            </w:r>
          </w:p>
        </w:tc>
        <w:tc>
          <w:tcPr>
            <w:tcW w:w="0" w:type="auto"/>
          </w:tcPr>
          <w:p w14:paraId="6A58B82D" w14:textId="77777777" w:rsidR="00436F8A" w:rsidRDefault="00D4081E">
            <w:pPr>
              <w:pStyle w:val="Compact"/>
              <w:jc w:val="right"/>
            </w:pPr>
            <w:r>
              <w:t>ADvalue</w:t>
            </w:r>
          </w:p>
        </w:tc>
      </w:tr>
      <w:tr w:rsidR="00436F8A" w14:paraId="68768BC0" w14:textId="77777777">
        <w:tc>
          <w:tcPr>
            <w:tcW w:w="0" w:type="auto"/>
          </w:tcPr>
          <w:p w14:paraId="26199B5F" w14:textId="77777777" w:rsidR="00436F8A" w:rsidRDefault="00D4081E">
            <w:pPr>
              <w:pStyle w:val="Compact"/>
            </w:pPr>
            <w:r>
              <w:t>Orcinus orca</w:t>
            </w:r>
          </w:p>
        </w:tc>
        <w:tc>
          <w:tcPr>
            <w:tcW w:w="0" w:type="auto"/>
          </w:tcPr>
          <w:p w14:paraId="3F6A5970" w14:textId="77777777" w:rsidR="00436F8A" w:rsidRDefault="00D4081E">
            <w:pPr>
              <w:pStyle w:val="Compact"/>
              <w:jc w:val="right"/>
            </w:pPr>
            <w:r>
              <w:t>0.0001825</w:t>
            </w:r>
          </w:p>
        </w:tc>
        <w:tc>
          <w:tcPr>
            <w:tcW w:w="0" w:type="auto"/>
          </w:tcPr>
          <w:p w14:paraId="6DF5F3ED" w14:textId="77777777" w:rsidR="00436F8A" w:rsidRDefault="00D4081E">
            <w:pPr>
              <w:pStyle w:val="Compact"/>
              <w:jc w:val="right"/>
            </w:pPr>
            <w:r>
              <w:t>5.03</w:t>
            </w:r>
          </w:p>
        </w:tc>
        <w:tc>
          <w:tcPr>
            <w:tcW w:w="0" w:type="auto"/>
          </w:tcPr>
          <w:p w14:paraId="0F9BCDED" w14:textId="77777777" w:rsidR="00436F8A" w:rsidRDefault="00D4081E">
            <w:pPr>
              <w:pStyle w:val="Compact"/>
              <w:jc w:val="right"/>
            </w:pPr>
            <w:r>
              <w:t>26</w:t>
            </w:r>
          </w:p>
        </w:tc>
        <w:tc>
          <w:tcPr>
            <w:tcW w:w="0" w:type="auto"/>
          </w:tcPr>
          <w:p w14:paraId="6737B644" w14:textId="77777777" w:rsidR="00436F8A" w:rsidRDefault="00D4081E">
            <w:pPr>
              <w:pStyle w:val="Compact"/>
              <w:jc w:val="right"/>
            </w:pPr>
            <w:r>
              <w:t>0.037</w:t>
            </w:r>
          </w:p>
        </w:tc>
        <w:tc>
          <w:tcPr>
            <w:tcW w:w="0" w:type="auto"/>
          </w:tcPr>
          <w:p w14:paraId="5F583F3E" w14:textId="77777777" w:rsidR="00436F8A" w:rsidRDefault="00D4081E">
            <w:pPr>
              <w:pStyle w:val="Compact"/>
            </w:pPr>
            <w:r>
              <w:t>Benthopelagic</w:t>
            </w:r>
          </w:p>
        </w:tc>
        <w:tc>
          <w:tcPr>
            <w:tcW w:w="0" w:type="auto"/>
          </w:tcPr>
          <w:p w14:paraId="577F26FB" w14:textId="77777777" w:rsidR="00436F8A" w:rsidRDefault="00D4081E">
            <w:pPr>
              <w:pStyle w:val="Compact"/>
              <w:jc w:val="right"/>
            </w:pPr>
            <w:r>
              <w:t>4.67e-05</w:t>
            </w:r>
          </w:p>
        </w:tc>
        <w:tc>
          <w:tcPr>
            <w:tcW w:w="0" w:type="auto"/>
          </w:tcPr>
          <w:p w14:paraId="440755E2" w14:textId="77777777" w:rsidR="00436F8A" w:rsidRDefault="00D4081E">
            <w:pPr>
              <w:pStyle w:val="Compact"/>
              <w:jc w:val="right"/>
            </w:pPr>
            <w:r>
              <w:t>2.0000e-41</w:t>
            </w:r>
          </w:p>
        </w:tc>
      </w:tr>
      <w:tr w:rsidR="00436F8A" w14:paraId="63D486C1" w14:textId="77777777">
        <w:tc>
          <w:tcPr>
            <w:tcW w:w="0" w:type="auto"/>
          </w:tcPr>
          <w:p w14:paraId="26DC3DFC" w14:textId="77777777" w:rsidR="00436F8A" w:rsidRDefault="00D4081E">
            <w:pPr>
              <w:pStyle w:val="Compact"/>
            </w:pPr>
            <w:r>
              <w:t>Macrourus holotrachys</w:t>
            </w:r>
          </w:p>
        </w:tc>
        <w:tc>
          <w:tcPr>
            <w:tcW w:w="0" w:type="auto"/>
          </w:tcPr>
          <w:p w14:paraId="6A42C256" w14:textId="77777777" w:rsidR="00436F8A" w:rsidRDefault="00D4081E">
            <w:pPr>
              <w:pStyle w:val="Compact"/>
              <w:jc w:val="right"/>
            </w:pPr>
            <w:r>
              <w:t>0.0000830</w:t>
            </w:r>
          </w:p>
        </w:tc>
        <w:tc>
          <w:tcPr>
            <w:tcW w:w="0" w:type="auto"/>
          </w:tcPr>
          <w:p w14:paraId="1E265C9F" w14:textId="77777777" w:rsidR="00436F8A" w:rsidRDefault="00D4081E">
            <w:pPr>
              <w:pStyle w:val="Compact"/>
              <w:jc w:val="right"/>
            </w:pPr>
            <w:r>
              <w:t>4.70</w:t>
            </w:r>
          </w:p>
        </w:tc>
        <w:tc>
          <w:tcPr>
            <w:tcW w:w="0" w:type="auto"/>
          </w:tcPr>
          <w:p w14:paraId="40BC1182" w14:textId="77777777" w:rsidR="00436F8A" w:rsidRDefault="00D4081E">
            <w:pPr>
              <w:pStyle w:val="Compact"/>
              <w:jc w:val="right"/>
            </w:pPr>
            <w:r>
              <w:t>85</w:t>
            </w:r>
          </w:p>
        </w:tc>
        <w:tc>
          <w:tcPr>
            <w:tcW w:w="0" w:type="auto"/>
          </w:tcPr>
          <w:p w14:paraId="09F88897" w14:textId="77777777" w:rsidR="00436F8A" w:rsidRDefault="00D4081E">
            <w:pPr>
              <w:pStyle w:val="Compact"/>
              <w:jc w:val="right"/>
            </w:pPr>
            <w:r>
              <w:t>0.112</w:t>
            </w:r>
          </w:p>
        </w:tc>
        <w:tc>
          <w:tcPr>
            <w:tcW w:w="0" w:type="auto"/>
          </w:tcPr>
          <w:p w14:paraId="1E9CAC99" w14:textId="77777777" w:rsidR="00436F8A" w:rsidRDefault="00D4081E">
            <w:pPr>
              <w:pStyle w:val="Compact"/>
            </w:pPr>
            <w:r>
              <w:t>Benthopelagic</w:t>
            </w:r>
          </w:p>
        </w:tc>
        <w:tc>
          <w:tcPr>
            <w:tcW w:w="0" w:type="auto"/>
          </w:tcPr>
          <w:p w14:paraId="7B9635B5" w14:textId="77777777" w:rsidR="00436F8A" w:rsidRDefault="00D4081E">
            <w:pPr>
              <w:pStyle w:val="Compact"/>
              <w:jc w:val="right"/>
            </w:pPr>
            <w:r>
              <w:t>3.55e-05</w:t>
            </w:r>
          </w:p>
        </w:tc>
        <w:tc>
          <w:tcPr>
            <w:tcW w:w="0" w:type="auto"/>
          </w:tcPr>
          <w:p w14:paraId="4C974F93" w14:textId="77777777" w:rsidR="00436F8A" w:rsidRDefault="00D4081E">
            <w:pPr>
              <w:pStyle w:val="Compact"/>
              <w:jc w:val="right"/>
            </w:pPr>
            <w:r>
              <w:t>2.7314e-23</w:t>
            </w:r>
          </w:p>
        </w:tc>
      </w:tr>
      <w:tr w:rsidR="00436F8A" w14:paraId="7B520E45" w14:textId="77777777">
        <w:tc>
          <w:tcPr>
            <w:tcW w:w="0" w:type="auto"/>
          </w:tcPr>
          <w:p w14:paraId="6B427779" w14:textId="77777777" w:rsidR="00436F8A" w:rsidRDefault="00D4081E">
            <w:pPr>
              <w:pStyle w:val="Compact"/>
            </w:pPr>
            <w:r>
              <w:t>Pagetopsis macropterus</w:t>
            </w:r>
          </w:p>
        </w:tc>
        <w:tc>
          <w:tcPr>
            <w:tcW w:w="0" w:type="auto"/>
          </w:tcPr>
          <w:p w14:paraId="6FEE433B" w14:textId="77777777" w:rsidR="00436F8A" w:rsidRDefault="00D4081E">
            <w:pPr>
              <w:pStyle w:val="Compact"/>
              <w:jc w:val="right"/>
            </w:pPr>
            <w:r>
              <w:t>0.0000708</w:t>
            </w:r>
          </w:p>
        </w:tc>
        <w:tc>
          <w:tcPr>
            <w:tcW w:w="0" w:type="auto"/>
          </w:tcPr>
          <w:p w14:paraId="22962C64" w14:textId="77777777" w:rsidR="00436F8A" w:rsidRDefault="00D4081E">
            <w:pPr>
              <w:pStyle w:val="Compact"/>
              <w:jc w:val="right"/>
            </w:pPr>
            <w:r>
              <w:t>4.64</w:t>
            </w:r>
          </w:p>
        </w:tc>
        <w:tc>
          <w:tcPr>
            <w:tcW w:w="0" w:type="auto"/>
          </w:tcPr>
          <w:p w14:paraId="7631B8D7" w14:textId="77777777" w:rsidR="00436F8A" w:rsidRDefault="00D4081E">
            <w:pPr>
              <w:pStyle w:val="Compact"/>
              <w:jc w:val="right"/>
            </w:pPr>
            <w:r>
              <w:t>76</w:t>
            </w:r>
          </w:p>
        </w:tc>
        <w:tc>
          <w:tcPr>
            <w:tcW w:w="0" w:type="auto"/>
          </w:tcPr>
          <w:p w14:paraId="6C8CF901" w14:textId="77777777" w:rsidR="00436F8A" w:rsidRDefault="00D4081E">
            <w:pPr>
              <w:pStyle w:val="Compact"/>
              <w:jc w:val="right"/>
            </w:pPr>
            <w:r>
              <w:t>0.113</w:t>
            </w:r>
          </w:p>
        </w:tc>
        <w:tc>
          <w:tcPr>
            <w:tcW w:w="0" w:type="auto"/>
          </w:tcPr>
          <w:p w14:paraId="77398097" w14:textId="77777777" w:rsidR="00436F8A" w:rsidRDefault="00D4081E">
            <w:pPr>
              <w:pStyle w:val="Compact"/>
            </w:pPr>
            <w:r>
              <w:t>Demersal</w:t>
            </w:r>
          </w:p>
        </w:tc>
        <w:tc>
          <w:tcPr>
            <w:tcW w:w="0" w:type="auto"/>
          </w:tcPr>
          <w:p w14:paraId="740709FA" w14:textId="77777777" w:rsidR="00436F8A" w:rsidRDefault="00D4081E">
            <w:pPr>
              <w:pStyle w:val="Compact"/>
              <w:jc w:val="right"/>
            </w:pPr>
            <w:r>
              <w:t>-1.80e-05</w:t>
            </w:r>
          </w:p>
        </w:tc>
        <w:tc>
          <w:tcPr>
            <w:tcW w:w="0" w:type="auto"/>
          </w:tcPr>
          <w:p w14:paraId="4D16B607" w14:textId="77777777" w:rsidR="00436F8A" w:rsidRDefault="00D4081E">
            <w:pPr>
              <w:pStyle w:val="Compact"/>
              <w:jc w:val="right"/>
            </w:pPr>
            <w:r>
              <w:t>2.3777e-12</w:t>
            </w:r>
          </w:p>
        </w:tc>
      </w:tr>
      <w:tr w:rsidR="00436F8A" w14:paraId="35606D90" w14:textId="77777777">
        <w:tc>
          <w:tcPr>
            <w:tcW w:w="0" w:type="auto"/>
          </w:tcPr>
          <w:p w14:paraId="15FA6435" w14:textId="77777777" w:rsidR="00436F8A" w:rsidRDefault="00D4081E">
            <w:pPr>
              <w:pStyle w:val="Compact"/>
            </w:pPr>
            <w:r>
              <w:t>Abyssorchomene nodimanus</w:t>
            </w:r>
          </w:p>
        </w:tc>
        <w:tc>
          <w:tcPr>
            <w:tcW w:w="0" w:type="auto"/>
          </w:tcPr>
          <w:p w14:paraId="41E2F189" w14:textId="77777777" w:rsidR="00436F8A" w:rsidRDefault="00D4081E">
            <w:pPr>
              <w:pStyle w:val="Compact"/>
              <w:jc w:val="right"/>
            </w:pPr>
            <w:r>
              <w:t>0.0000256</w:t>
            </w:r>
          </w:p>
        </w:tc>
        <w:tc>
          <w:tcPr>
            <w:tcW w:w="0" w:type="auto"/>
          </w:tcPr>
          <w:p w14:paraId="3A58FC05" w14:textId="77777777" w:rsidR="00436F8A" w:rsidRDefault="00D4081E">
            <w:pPr>
              <w:pStyle w:val="Compact"/>
              <w:jc w:val="right"/>
            </w:pPr>
            <w:r>
              <w:t>4.21</w:t>
            </w:r>
          </w:p>
        </w:tc>
        <w:tc>
          <w:tcPr>
            <w:tcW w:w="0" w:type="auto"/>
          </w:tcPr>
          <w:p w14:paraId="02C93133" w14:textId="77777777" w:rsidR="00436F8A" w:rsidRDefault="00D4081E">
            <w:pPr>
              <w:pStyle w:val="Compact"/>
              <w:jc w:val="right"/>
            </w:pPr>
            <w:r>
              <w:t>137</w:t>
            </w:r>
          </w:p>
        </w:tc>
        <w:tc>
          <w:tcPr>
            <w:tcW w:w="0" w:type="auto"/>
          </w:tcPr>
          <w:p w14:paraId="7B711BC9" w14:textId="77777777" w:rsidR="00436F8A" w:rsidRDefault="00D4081E">
            <w:pPr>
              <w:pStyle w:val="Compact"/>
              <w:jc w:val="right"/>
            </w:pPr>
            <w:r>
              <w:t>0.130</w:t>
            </w:r>
          </w:p>
        </w:tc>
        <w:tc>
          <w:tcPr>
            <w:tcW w:w="0" w:type="auto"/>
          </w:tcPr>
          <w:p w14:paraId="3D43D8F2" w14:textId="77777777" w:rsidR="00436F8A" w:rsidRDefault="00D4081E">
            <w:pPr>
              <w:pStyle w:val="Compact"/>
            </w:pPr>
            <w:r>
              <w:t>Benthopelagic</w:t>
            </w:r>
          </w:p>
        </w:tc>
        <w:tc>
          <w:tcPr>
            <w:tcW w:w="0" w:type="auto"/>
          </w:tcPr>
          <w:p w14:paraId="6EE68E1C" w14:textId="77777777" w:rsidR="00436F8A" w:rsidRDefault="00D4081E">
            <w:pPr>
              <w:pStyle w:val="Compact"/>
              <w:jc w:val="right"/>
            </w:pPr>
            <w:r>
              <w:t>2.30e-05</w:t>
            </w:r>
          </w:p>
        </w:tc>
        <w:tc>
          <w:tcPr>
            <w:tcW w:w="0" w:type="auto"/>
          </w:tcPr>
          <w:p w14:paraId="1DE6ABFB" w14:textId="77777777" w:rsidR="00436F8A" w:rsidRDefault="00D4081E">
            <w:pPr>
              <w:pStyle w:val="Compact"/>
              <w:jc w:val="right"/>
            </w:pPr>
            <w:r>
              <w:t>8.5197e-10</w:t>
            </w:r>
          </w:p>
        </w:tc>
      </w:tr>
      <w:tr w:rsidR="00436F8A" w14:paraId="2EC31EA6" w14:textId="77777777">
        <w:tc>
          <w:tcPr>
            <w:tcW w:w="0" w:type="auto"/>
          </w:tcPr>
          <w:p w14:paraId="4F57FBB0" w14:textId="77777777" w:rsidR="00436F8A" w:rsidRDefault="00D4081E">
            <w:pPr>
              <w:pStyle w:val="Compact"/>
            </w:pPr>
            <w:r>
              <w:t>Dissostichus mawsoni</w:t>
            </w:r>
          </w:p>
        </w:tc>
        <w:tc>
          <w:tcPr>
            <w:tcW w:w="0" w:type="auto"/>
          </w:tcPr>
          <w:p w14:paraId="7D5F68A0" w14:textId="77777777" w:rsidR="00436F8A" w:rsidRDefault="00D4081E">
            <w:pPr>
              <w:pStyle w:val="Compact"/>
              <w:jc w:val="right"/>
            </w:pPr>
            <w:r>
              <w:t>0.0000782</w:t>
            </w:r>
          </w:p>
        </w:tc>
        <w:tc>
          <w:tcPr>
            <w:tcW w:w="0" w:type="auto"/>
          </w:tcPr>
          <w:p w14:paraId="503DAC39" w14:textId="77777777" w:rsidR="00436F8A" w:rsidRDefault="00D4081E">
            <w:pPr>
              <w:pStyle w:val="Compact"/>
              <w:jc w:val="right"/>
            </w:pPr>
            <w:r>
              <w:t>4.12</w:t>
            </w:r>
          </w:p>
        </w:tc>
        <w:tc>
          <w:tcPr>
            <w:tcW w:w="0" w:type="auto"/>
          </w:tcPr>
          <w:p w14:paraId="6904E856" w14:textId="77777777" w:rsidR="00436F8A" w:rsidRDefault="00D4081E">
            <w:pPr>
              <w:pStyle w:val="Compact"/>
              <w:jc w:val="right"/>
            </w:pPr>
            <w:r>
              <w:t>87</w:t>
            </w:r>
          </w:p>
        </w:tc>
        <w:tc>
          <w:tcPr>
            <w:tcW w:w="0" w:type="auto"/>
          </w:tcPr>
          <w:p w14:paraId="7C521F14" w14:textId="77777777" w:rsidR="00436F8A" w:rsidRDefault="00D4081E">
            <w:pPr>
              <w:pStyle w:val="Compact"/>
              <w:jc w:val="right"/>
            </w:pPr>
            <w:r>
              <w:t>0.126</w:t>
            </w:r>
          </w:p>
        </w:tc>
        <w:tc>
          <w:tcPr>
            <w:tcW w:w="0" w:type="auto"/>
          </w:tcPr>
          <w:p w14:paraId="757F3B6C" w14:textId="77777777" w:rsidR="00436F8A" w:rsidRDefault="00D4081E">
            <w:pPr>
              <w:pStyle w:val="Compact"/>
            </w:pPr>
            <w:r>
              <w:t>Pelagic</w:t>
            </w:r>
          </w:p>
        </w:tc>
        <w:tc>
          <w:tcPr>
            <w:tcW w:w="0" w:type="auto"/>
          </w:tcPr>
          <w:p w14:paraId="2D179380" w14:textId="77777777" w:rsidR="00436F8A" w:rsidRDefault="00D4081E">
            <w:pPr>
              <w:pStyle w:val="Compact"/>
              <w:jc w:val="right"/>
            </w:pPr>
            <w:r>
              <w:t>2.17e-05</w:t>
            </w:r>
          </w:p>
        </w:tc>
        <w:tc>
          <w:tcPr>
            <w:tcW w:w="0" w:type="auto"/>
          </w:tcPr>
          <w:p w14:paraId="7C825350" w14:textId="77777777" w:rsidR="00436F8A" w:rsidRDefault="00D4081E">
            <w:pPr>
              <w:pStyle w:val="Compact"/>
              <w:jc w:val="right"/>
            </w:pPr>
            <w:r>
              <w:t>1.5670e-09</w:t>
            </w:r>
          </w:p>
        </w:tc>
      </w:tr>
      <w:tr w:rsidR="00436F8A" w14:paraId="45768239" w14:textId="77777777">
        <w:tc>
          <w:tcPr>
            <w:tcW w:w="0" w:type="auto"/>
          </w:tcPr>
          <w:p w14:paraId="0E7B8014" w14:textId="77777777" w:rsidR="00436F8A" w:rsidRDefault="00D4081E">
            <w:pPr>
              <w:pStyle w:val="Compact"/>
            </w:pPr>
            <w:r>
              <w:t>Macrourus whitsoni</w:t>
            </w:r>
          </w:p>
        </w:tc>
        <w:tc>
          <w:tcPr>
            <w:tcW w:w="0" w:type="auto"/>
          </w:tcPr>
          <w:p w14:paraId="32ED3477" w14:textId="77777777" w:rsidR="00436F8A" w:rsidRDefault="00D4081E">
            <w:pPr>
              <w:pStyle w:val="Compact"/>
              <w:jc w:val="right"/>
            </w:pPr>
            <w:r>
              <w:t>0.0000714</w:t>
            </w:r>
          </w:p>
        </w:tc>
        <w:tc>
          <w:tcPr>
            <w:tcW w:w="0" w:type="auto"/>
          </w:tcPr>
          <w:p w14:paraId="510291B8" w14:textId="77777777" w:rsidR="00436F8A" w:rsidRDefault="00D4081E">
            <w:pPr>
              <w:pStyle w:val="Compact"/>
              <w:jc w:val="right"/>
            </w:pPr>
            <w:r>
              <w:t>4.55</w:t>
            </w:r>
          </w:p>
        </w:tc>
        <w:tc>
          <w:tcPr>
            <w:tcW w:w="0" w:type="auto"/>
          </w:tcPr>
          <w:p w14:paraId="6A9D2D89" w14:textId="77777777" w:rsidR="00436F8A" w:rsidRDefault="00D4081E">
            <w:pPr>
              <w:pStyle w:val="Compact"/>
              <w:jc w:val="right"/>
            </w:pPr>
            <w:r>
              <w:t>92</w:t>
            </w:r>
          </w:p>
        </w:tc>
        <w:tc>
          <w:tcPr>
            <w:tcW w:w="0" w:type="auto"/>
          </w:tcPr>
          <w:p w14:paraId="2AE8DDFA" w14:textId="77777777" w:rsidR="00436F8A" w:rsidRDefault="00D4081E">
            <w:pPr>
              <w:pStyle w:val="Compact"/>
              <w:jc w:val="right"/>
            </w:pPr>
            <w:r>
              <w:t>0.124</w:t>
            </w:r>
          </w:p>
        </w:tc>
        <w:tc>
          <w:tcPr>
            <w:tcW w:w="0" w:type="auto"/>
          </w:tcPr>
          <w:p w14:paraId="4298874D" w14:textId="77777777" w:rsidR="00436F8A" w:rsidRDefault="00D4081E">
            <w:pPr>
              <w:pStyle w:val="Compact"/>
            </w:pPr>
            <w:r>
              <w:t>Benthopelagic</w:t>
            </w:r>
          </w:p>
        </w:tc>
        <w:tc>
          <w:tcPr>
            <w:tcW w:w="0" w:type="auto"/>
          </w:tcPr>
          <w:p w14:paraId="708B79C0" w14:textId="77777777" w:rsidR="00436F8A" w:rsidRDefault="00D4081E">
            <w:pPr>
              <w:pStyle w:val="Compact"/>
              <w:jc w:val="right"/>
            </w:pPr>
            <w:r>
              <w:t>2.12e-05</w:t>
            </w:r>
          </w:p>
        </w:tc>
        <w:tc>
          <w:tcPr>
            <w:tcW w:w="0" w:type="auto"/>
          </w:tcPr>
          <w:p w14:paraId="31CAA05B" w14:textId="77777777" w:rsidR="00436F8A" w:rsidRDefault="00D4081E">
            <w:pPr>
              <w:pStyle w:val="Compact"/>
              <w:jc w:val="right"/>
            </w:pPr>
            <w:r>
              <w:t>3.3043e-08</w:t>
            </w:r>
          </w:p>
        </w:tc>
      </w:tr>
      <w:tr w:rsidR="00436F8A" w14:paraId="4751F7D5" w14:textId="77777777">
        <w:tc>
          <w:tcPr>
            <w:tcW w:w="0" w:type="auto"/>
          </w:tcPr>
          <w:p w14:paraId="6E6EA344" w14:textId="77777777" w:rsidR="00436F8A" w:rsidRDefault="00D4081E">
            <w:pPr>
              <w:pStyle w:val="Compact"/>
            </w:pPr>
            <w:r>
              <w:t>Hydrurga leptonyx</w:t>
            </w:r>
          </w:p>
        </w:tc>
        <w:tc>
          <w:tcPr>
            <w:tcW w:w="0" w:type="auto"/>
          </w:tcPr>
          <w:p w14:paraId="257A4A63" w14:textId="77777777" w:rsidR="00436F8A" w:rsidRDefault="00D4081E">
            <w:pPr>
              <w:pStyle w:val="Compact"/>
              <w:jc w:val="right"/>
            </w:pPr>
            <w:r>
              <w:t>0.0001031</w:t>
            </w:r>
          </w:p>
        </w:tc>
        <w:tc>
          <w:tcPr>
            <w:tcW w:w="0" w:type="auto"/>
          </w:tcPr>
          <w:p w14:paraId="5F8473FB" w14:textId="77777777" w:rsidR="00436F8A" w:rsidRDefault="00D4081E">
            <w:pPr>
              <w:pStyle w:val="Compact"/>
              <w:jc w:val="right"/>
            </w:pPr>
            <w:r>
              <w:t>4.72</w:t>
            </w:r>
          </w:p>
        </w:tc>
        <w:tc>
          <w:tcPr>
            <w:tcW w:w="0" w:type="auto"/>
          </w:tcPr>
          <w:p w14:paraId="776250FA" w14:textId="77777777" w:rsidR="00436F8A" w:rsidRDefault="00D4081E">
            <w:pPr>
              <w:pStyle w:val="Compact"/>
              <w:jc w:val="right"/>
            </w:pPr>
            <w:r>
              <w:t>67</w:t>
            </w:r>
          </w:p>
        </w:tc>
        <w:tc>
          <w:tcPr>
            <w:tcW w:w="0" w:type="auto"/>
          </w:tcPr>
          <w:p w14:paraId="11C97D23" w14:textId="77777777" w:rsidR="00436F8A" w:rsidRDefault="00D4081E">
            <w:pPr>
              <w:pStyle w:val="Compact"/>
              <w:jc w:val="right"/>
            </w:pPr>
            <w:r>
              <w:t>0.094</w:t>
            </w:r>
          </w:p>
        </w:tc>
        <w:tc>
          <w:tcPr>
            <w:tcW w:w="0" w:type="auto"/>
          </w:tcPr>
          <w:p w14:paraId="79D253FF" w14:textId="77777777" w:rsidR="00436F8A" w:rsidRDefault="00D4081E">
            <w:pPr>
              <w:pStyle w:val="Compact"/>
            </w:pPr>
            <w:r>
              <w:t>Land-based</w:t>
            </w:r>
          </w:p>
        </w:tc>
        <w:tc>
          <w:tcPr>
            <w:tcW w:w="0" w:type="auto"/>
          </w:tcPr>
          <w:p w14:paraId="14ED44E4" w14:textId="77777777" w:rsidR="00436F8A" w:rsidRDefault="00D4081E">
            <w:pPr>
              <w:pStyle w:val="Compact"/>
              <w:jc w:val="right"/>
            </w:pPr>
            <w:r>
              <w:t>2.04e-05</w:t>
            </w:r>
          </w:p>
        </w:tc>
        <w:tc>
          <w:tcPr>
            <w:tcW w:w="0" w:type="auto"/>
          </w:tcPr>
          <w:p w14:paraId="6D789DFD" w14:textId="77777777" w:rsidR="00436F8A" w:rsidRDefault="00D4081E">
            <w:pPr>
              <w:pStyle w:val="Compact"/>
              <w:jc w:val="right"/>
            </w:pPr>
            <w:r>
              <w:t>9.6647e-06</w:t>
            </w:r>
          </w:p>
        </w:tc>
      </w:tr>
      <w:tr w:rsidR="00436F8A" w14:paraId="32B76208" w14:textId="77777777">
        <w:tc>
          <w:tcPr>
            <w:tcW w:w="0" w:type="auto"/>
          </w:tcPr>
          <w:p w14:paraId="2E9D8936" w14:textId="77777777" w:rsidR="00436F8A" w:rsidRDefault="00D4081E">
            <w:pPr>
              <w:pStyle w:val="Compact"/>
            </w:pPr>
            <w:r>
              <w:t>Mesonychoteuthis hamiltoni</w:t>
            </w:r>
          </w:p>
        </w:tc>
        <w:tc>
          <w:tcPr>
            <w:tcW w:w="0" w:type="auto"/>
          </w:tcPr>
          <w:p w14:paraId="6CA5A67E" w14:textId="77777777" w:rsidR="00436F8A" w:rsidRDefault="00D4081E">
            <w:pPr>
              <w:pStyle w:val="Compact"/>
              <w:jc w:val="right"/>
            </w:pPr>
            <w:r>
              <w:t>0.0001802</w:t>
            </w:r>
          </w:p>
        </w:tc>
        <w:tc>
          <w:tcPr>
            <w:tcW w:w="0" w:type="auto"/>
          </w:tcPr>
          <w:p w14:paraId="29F133B9" w14:textId="77777777" w:rsidR="00436F8A" w:rsidRDefault="00D4081E">
            <w:pPr>
              <w:pStyle w:val="Compact"/>
              <w:jc w:val="right"/>
            </w:pPr>
            <w:r>
              <w:t>4.41</w:t>
            </w:r>
          </w:p>
        </w:tc>
        <w:tc>
          <w:tcPr>
            <w:tcW w:w="0" w:type="auto"/>
          </w:tcPr>
          <w:p w14:paraId="255A151A" w14:textId="77777777" w:rsidR="00436F8A" w:rsidRDefault="00D4081E">
            <w:pPr>
              <w:pStyle w:val="Compact"/>
              <w:jc w:val="right"/>
            </w:pPr>
            <w:r>
              <w:t>29</w:t>
            </w:r>
          </w:p>
        </w:tc>
        <w:tc>
          <w:tcPr>
            <w:tcW w:w="0" w:type="auto"/>
          </w:tcPr>
          <w:p w14:paraId="0BE85892" w14:textId="77777777" w:rsidR="00436F8A" w:rsidRDefault="00D4081E">
            <w:pPr>
              <w:pStyle w:val="Compact"/>
              <w:jc w:val="right"/>
            </w:pPr>
            <w:r>
              <w:t>0.028</w:t>
            </w:r>
          </w:p>
        </w:tc>
        <w:tc>
          <w:tcPr>
            <w:tcW w:w="0" w:type="auto"/>
          </w:tcPr>
          <w:p w14:paraId="6B9A8F82" w14:textId="77777777" w:rsidR="00436F8A" w:rsidRDefault="00D4081E">
            <w:pPr>
              <w:pStyle w:val="Compact"/>
            </w:pPr>
            <w:r>
              <w:t>Pelagic</w:t>
            </w:r>
          </w:p>
        </w:tc>
        <w:tc>
          <w:tcPr>
            <w:tcW w:w="0" w:type="auto"/>
          </w:tcPr>
          <w:p w14:paraId="23807074" w14:textId="77777777" w:rsidR="00436F8A" w:rsidRDefault="00D4081E">
            <w:pPr>
              <w:pStyle w:val="Compact"/>
              <w:jc w:val="right"/>
            </w:pPr>
            <w:r>
              <w:t>1.82e-05</w:t>
            </w:r>
          </w:p>
        </w:tc>
        <w:tc>
          <w:tcPr>
            <w:tcW w:w="0" w:type="auto"/>
          </w:tcPr>
          <w:p w14:paraId="1166E04B" w14:textId="77777777" w:rsidR="00436F8A" w:rsidRDefault="00D4081E">
            <w:pPr>
              <w:pStyle w:val="Compact"/>
              <w:jc w:val="right"/>
            </w:pPr>
            <w:r>
              <w:t>4.5869e-05</w:t>
            </w:r>
          </w:p>
        </w:tc>
      </w:tr>
      <w:tr w:rsidR="00436F8A" w14:paraId="5899F8B2" w14:textId="77777777">
        <w:tc>
          <w:tcPr>
            <w:tcW w:w="0" w:type="auto"/>
          </w:tcPr>
          <w:p w14:paraId="40389D01" w14:textId="77777777" w:rsidR="00436F8A" w:rsidRDefault="00D4081E">
            <w:pPr>
              <w:pStyle w:val="Compact"/>
            </w:pPr>
            <w:r>
              <w:t>Champsocephalus gunnari</w:t>
            </w:r>
          </w:p>
        </w:tc>
        <w:tc>
          <w:tcPr>
            <w:tcW w:w="0" w:type="auto"/>
          </w:tcPr>
          <w:p w14:paraId="56EC0FDF" w14:textId="77777777" w:rsidR="00436F8A" w:rsidRDefault="00D4081E">
            <w:pPr>
              <w:pStyle w:val="Compact"/>
              <w:jc w:val="right"/>
            </w:pPr>
            <w:r>
              <w:t>0.0000762</w:t>
            </w:r>
          </w:p>
        </w:tc>
        <w:tc>
          <w:tcPr>
            <w:tcW w:w="0" w:type="auto"/>
          </w:tcPr>
          <w:p w14:paraId="3929B60E" w14:textId="77777777" w:rsidR="00436F8A" w:rsidRDefault="00D4081E">
            <w:pPr>
              <w:pStyle w:val="Compact"/>
              <w:jc w:val="right"/>
            </w:pPr>
            <w:r>
              <w:t>3.72</w:t>
            </w:r>
          </w:p>
        </w:tc>
        <w:tc>
          <w:tcPr>
            <w:tcW w:w="0" w:type="auto"/>
          </w:tcPr>
          <w:p w14:paraId="1039FAF9" w14:textId="77777777" w:rsidR="00436F8A" w:rsidRDefault="00D4081E">
            <w:pPr>
              <w:pStyle w:val="Compact"/>
              <w:jc w:val="right"/>
            </w:pPr>
            <w:r>
              <w:t>46</w:t>
            </w:r>
          </w:p>
        </w:tc>
        <w:tc>
          <w:tcPr>
            <w:tcW w:w="0" w:type="auto"/>
          </w:tcPr>
          <w:p w14:paraId="1B5DEBAA" w14:textId="77777777" w:rsidR="00436F8A" w:rsidRDefault="00D4081E">
            <w:pPr>
              <w:pStyle w:val="Compact"/>
              <w:jc w:val="right"/>
            </w:pPr>
            <w:r>
              <w:t>0.086</w:t>
            </w:r>
          </w:p>
        </w:tc>
        <w:tc>
          <w:tcPr>
            <w:tcW w:w="0" w:type="auto"/>
          </w:tcPr>
          <w:p w14:paraId="7D269DFD" w14:textId="77777777" w:rsidR="00436F8A" w:rsidRDefault="00D4081E">
            <w:pPr>
              <w:pStyle w:val="Compact"/>
            </w:pPr>
            <w:r>
              <w:t>Pelagic</w:t>
            </w:r>
          </w:p>
        </w:tc>
        <w:tc>
          <w:tcPr>
            <w:tcW w:w="0" w:type="auto"/>
          </w:tcPr>
          <w:p w14:paraId="4D87ECD1" w14:textId="77777777" w:rsidR="00436F8A" w:rsidRDefault="00D4081E">
            <w:pPr>
              <w:pStyle w:val="Compact"/>
              <w:jc w:val="right"/>
            </w:pPr>
            <w:r>
              <w:t>1.83e-05</w:t>
            </w:r>
          </w:p>
        </w:tc>
        <w:tc>
          <w:tcPr>
            <w:tcW w:w="0" w:type="auto"/>
          </w:tcPr>
          <w:p w14:paraId="7294FC24" w14:textId="77777777" w:rsidR="00436F8A" w:rsidRDefault="00D4081E">
            <w:pPr>
              <w:pStyle w:val="Compact"/>
              <w:jc w:val="right"/>
            </w:pPr>
            <w:r>
              <w:t>6.7872e-05</w:t>
            </w:r>
          </w:p>
        </w:tc>
      </w:tr>
      <w:tr w:rsidR="00436F8A" w14:paraId="435DC37E" w14:textId="77777777">
        <w:tc>
          <w:tcPr>
            <w:tcW w:w="0" w:type="auto"/>
          </w:tcPr>
          <w:p w14:paraId="25E6BC2D" w14:textId="77777777" w:rsidR="00436F8A" w:rsidRDefault="00D4081E">
            <w:pPr>
              <w:pStyle w:val="Compact"/>
            </w:pPr>
            <w:r>
              <w:t>Notothenia marmorata</w:t>
            </w:r>
          </w:p>
        </w:tc>
        <w:tc>
          <w:tcPr>
            <w:tcW w:w="0" w:type="auto"/>
          </w:tcPr>
          <w:p w14:paraId="1FCDD953" w14:textId="77777777" w:rsidR="00436F8A" w:rsidRDefault="00D4081E">
            <w:pPr>
              <w:pStyle w:val="Compact"/>
              <w:jc w:val="right"/>
            </w:pPr>
            <w:r>
              <w:t>0.0000827</w:t>
            </w:r>
          </w:p>
        </w:tc>
        <w:tc>
          <w:tcPr>
            <w:tcW w:w="0" w:type="auto"/>
          </w:tcPr>
          <w:p w14:paraId="371709DD" w14:textId="77777777" w:rsidR="00436F8A" w:rsidRDefault="00D4081E">
            <w:pPr>
              <w:pStyle w:val="Compact"/>
              <w:jc w:val="right"/>
            </w:pPr>
            <w:r>
              <w:t>4.09</w:t>
            </w:r>
          </w:p>
        </w:tc>
        <w:tc>
          <w:tcPr>
            <w:tcW w:w="0" w:type="auto"/>
          </w:tcPr>
          <w:p w14:paraId="09E22C6B" w14:textId="77777777" w:rsidR="00436F8A" w:rsidRDefault="00D4081E">
            <w:pPr>
              <w:pStyle w:val="Compact"/>
              <w:jc w:val="right"/>
            </w:pPr>
            <w:r>
              <w:t>44</w:t>
            </w:r>
          </w:p>
        </w:tc>
        <w:tc>
          <w:tcPr>
            <w:tcW w:w="0" w:type="auto"/>
          </w:tcPr>
          <w:p w14:paraId="44CEC323" w14:textId="77777777" w:rsidR="00436F8A" w:rsidRDefault="00D4081E">
            <w:pPr>
              <w:pStyle w:val="Compact"/>
              <w:jc w:val="right"/>
            </w:pPr>
            <w:r>
              <w:t>0.091</w:t>
            </w:r>
          </w:p>
        </w:tc>
        <w:tc>
          <w:tcPr>
            <w:tcW w:w="0" w:type="auto"/>
          </w:tcPr>
          <w:p w14:paraId="4B20ED61" w14:textId="77777777" w:rsidR="00436F8A" w:rsidRDefault="00D4081E">
            <w:pPr>
              <w:pStyle w:val="Compact"/>
            </w:pPr>
            <w:r>
              <w:t>Demersal</w:t>
            </w:r>
          </w:p>
        </w:tc>
        <w:tc>
          <w:tcPr>
            <w:tcW w:w="0" w:type="auto"/>
          </w:tcPr>
          <w:p w14:paraId="493F9002" w14:textId="77777777" w:rsidR="00436F8A" w:rsidRDefault="00D4081E">
            <w:pPr>
              <w:pStyle w:val="Compact"/>
              <w:jc w:val="right"/>
            </w:pPr>
            <w:r>
              <w:t>1.60e-05</w:t>
            </w:r>
          </w:p>
        </w:tc>
        <w:tc>
          <w:tcPr>
            <w:tcW w:w="0" w:type="auto"/>
          </w:tcPr>
          <w:p w14:paraId="26847A8A" w14:textId="77777777" w:rsidR="00436F8A" w:rsidRDefault="00D4081E">
            <w:pPr>
              <w:pStyle w:val="Compact"/>
              <w:jc w:val="right"/>
            </w:pPr>
            <w:r>
              <w:t>1.2256e-04</w:t>
            </w:r>
          </w:p>
        </w:tc>
      </w:tr>
      <w:tr w:rsidR="00436F8A" w14:paraId="0B549CAA" w14:textId="77777777">
        <w:tc>
          <w:tcPr>
            <w:tcW w:w="0" w:type="auto"/>
          </w:tcPr>
          <w:p w14:paraId="7F219DEC" w14:textId="77777777" w:rsidR="00436F8A" w:rsidRDefault="00D4081E">
            <w:pPr>
              <w:pStyle w:val="Compact"/>
            </w:pPr>
            <w:r>
              <w:t>Arctocephalus gazella</w:t>
            </w:r>
          </w:p>
        </w:tc>
        <w:tc>
          <w:tcPr>
            <w:tcW w:w="0" w:type="auto"/>
          </w:tcPr>
          <w:p w14:paraId="47B46F2E" w14:textId="77777777" w:rsidR="00436F8A" w:rsidRDefault="00D4081E">
            <w:pPr>
              <w:pStyle w:val="Compact"/>
              <w:jc w:val="right"/>
            </w:pPr>
            <w:r>
              <w:t>0.0000928</w:t>
            </w:r>
          </w:p>
        </w:tc>
        <w:tc>
          <w:tcPr>
            <w:tcW w:w="0" w:type="auto"/>
          </w:tcPr>
          <w:p w14:paraId="701A08B5" w14:textId="77777777" w:rsidR="00436F8A" w:rsidRDefault="00D4081E">
            <w:pPr>
              <w:pStyle w:val="Compact"/>
              <w:jc w:val="right"/>
            </w:pPr>
            <w:r>
              <w:t>4.67</w:t>
            </w:r>
          </w:p>
        </w:tc>
        <w:tc>
          <w:tcPr>
            <w:tcW w:w="0" w:type="auto"/>
          </w:tcPr>
          <w:p w14:paraId="31CCEF28" w14:textId="77777777" w:rsidR="00436F8A" w:rsidRDefault="00D4081E">
            <w:pPr>
              <w:pStyle w:val="Compact"/>
              <w:jc w:val="right"/>
            </w:pPr>
            <w:r>
              <w:t>61</w:t>
            </w:r>
          </w:p>
        </w:tc>
        <w:tc>
          <w:tcPr>
            <w:tcW w:w="0" w:type="auto"/>
          </w:tcPr>
          <w:p w14:paraId="1DFF9E7C" w14:textId="77777777" w:rsidR="00436F8A" w:rsidRDefault="00D4081E">
            <w:pPr>
              <w:pStyle w:val="Compact"/>
              <w:jc w:val="right"/>
            </w:pPr>
            <w:r>
              <w:t>0.093</w:t>
            </w:r>
          </w:p>
        </w:tc>
        <w:tc>
          <w:tcPr>
            <w:tcW w:w="0" w:type="auto"/>
          </w:tcPr>
          <w:p w14:paraId="726FC36D" w14:textId="77777777" w:rsidR="00436F8A" w:rsidRDefault="00D4081E">
            <w:pPr>
              <w:pStyle w:val="Compact"/>
            </w:pPr>
            <w:r>
              <w:t>Land-based</w:t>
            </w:r>
          </w:p>
        </w:tc>
        <w:tc>
          <w:tcPr>
            <w:tcW w:w="0" w:type="auto"/>
          </w:tcPr>
          <w:p w14:paraId="44A91845" w14:textId="77777777" w:rsidR="00436F8A" w:rsidRDefault="00D4081E">
            <w:pPr>
              <w:pStyle w:val="Compact"/>
              <w:jc w:val="right"/>
            </w:pPr>
            <w:r>
              <w:t>1.73e-05</w:t>
            </w:r>
          </w:p>
        </w:tc>
        <w:tc>
          <w:tcPr>
            <w:tcW w:w="0" w:type="auto"/>
          </w:tcPr>
          <w:p w14:paraId="2614E9A8" w14:textId="77777777" w:rsidR="00436F8A" w:rsidRDefault="00D4081E">
            <w:pPr>
              <w:pStyle w:val="Compact"/>
              <w:jc w:val="right"/>
            </w:pPr>
            <w:r>
              <w:t>2.0857e-04</w:t>
            </w:r>
          </w:p>
        </w:tc>
      </w:tr>
      <w:tr w:rsidR="00436F8A" w14:paraId="7E0F63EC" w14:textId="77777777">
        <w:tc>
          <w:tcPr>
            <w:tcW w:w="0" w:type="auto"/>
          </w:tcPr>
          <w:p w14:paraId="480AD5F0" w14:textId="77777777" w:rsidR="00436F8A" w:rsidRDefault="00D4081E">
            <w:pPr>
              <w:pStyle w:val="Compact"/>
            </w:pPr>
            <w:r>
              <w:t>Trematomus pennellii</w:t>
            </w:r>
          </w:p>
        </w:tc>
        <w:tc>
          <w:tcPr>
            <w:tcW w:w="0" w:type="auto"/>
          </w:tcPr>
          <w:p w14:paraId="62BE2A28" w14:textId="77777777" w:rsidR="00436F8A" w:rsidRDefault="00D4081E">
            <w:pPr>
              <w:pStyle w:val="Compact"/>
              <w:jc w:val="right"/>
            </w:pPr>
            <w:r>
              <w:t>0.0000304</w:t>
            </w:r>
          </w:p>
        </w:tc>
        <w:tc>
          <w:tcPr>
            <w:tcW w:w="0" w:type="auto"/>
          </w:tcPr>
          <w:p w14:paraId="346435CC" w14:textId="77777777" w:rsidR="00436F8A" w:rsidRDefault="00D4081E">
            <w:pPr>
              <w:pStyle w:val="Compact"/>
              <w:jc w:val="right"/>
            </w:pPr>
            <w:r>
              <w:t>4.04</w:t>
            </w:r>
          </w:p>
        </w:tc>
        <w:tc>
          <w:tcPr>
            <w:tcW w:w="0" w:type="auto"/>
          </w:tcPr>
          <w:p w14:paraId="037090DB" w14:textId="77777777" w:rsidR="00436F8A" w:rsidRDefault="00D4081E">
            <w:pPr>
              <w:pStyle w:val="Compact"/>
              <w:jc w:val="right"/>
            </w:pPr>
            <w:r>
              <w:t>192</w:t>
            </w:r>
          </w:p>
        </w:tc>
        <w:tc>
          <w:tcPr>
            <w:tcW w:w="0" w:type="auto"/>
          </w:tcPr>
          <w:p w14:paraId="1071C873" w14:textId="77777777" w:rsidR="00436F8A" w:rsidRDefault="00D4081E">
            <w:pPr>
              <w:pStyle w:val="Compact"/>
              <w:jc w:val="right"/>
            </w:pPr>
            <w:r>
              <w:t>0.158</w:t>
            </w:r>
          </w:p>
        </w:tc>
        <w:tc>
          <w:tcPr>
            <w:tcW w:w="0" w:type="auto"/>
          </w:tcPr>
          <w:p w14:paraId="7823A1AA" w14:textId="77777777" w:rsidR="00436F8A" w:rsidRDefault="00D4081E">
            <w:pPr>
              <w:pStyle w:val="Compact"/>
            </w:pPr>
            <w:r>
              <w:t>Demersal</w:t>
            </w:r>
          </w:p>
        </w:tc>
        <w:tc>
          <w:tcPr>
            <w:tcW w:w="0" w:type="auto"/>
          </w:tcPr>
          <w:p w14:paraId="09FDF850" w14:textId="77777777" w:rsidR="00436F8A" w:rsidRDefault="00D4081E">
            <w:pPr>
              <w:pStyle w:val="Compact"/>
              <w:jc w:val="right"/>
            </w:pPr>
            <w:r>
              <w:t>1.44e-05</w:t>
            </w:r>
          </w:p>
        </w:tc>
        <w:tc>
          <w:tcPr>
            <w:tcW w:w="0" w:type="auto"/>
          </w:tcPr>
          <w:p w14:paraId="6F2BCAC9" w14:textId="77777777" w:rsidR="00436F8A" w:rsidRDefault="00D4081E">
            <w:pPr>
              <w:pStyle w:val="Compact"/>
              <w:jc w:val="right"/>
            </w:pPr>
            <w:r>
              <w:t>1.0022e-03</w:t>
            </w:r>
          </w:p>
        </w:tc>
      </w:tr>
      <w:tr w:rsidR="00436F8A" w14:paraId="1FF7A48C" w14:textId="77777777">
        <w:tc>
          <w:tcPr>
            <w:tcW w:w="0" w:type="auto"/>
          </w:tcPr>
          <w:p w14:paraId="2F794BF2" w14:textId="77777777" w:rsidR="00436F8A" w:rsidRDefault="00D4081E">
            <w:pPr>
              <w:pStyle w:val="Compact"/>
            </w:pPr>
            <w:r>
              <w:t>Mirounga leonina</w:t>
            </w:r>
          </w:p>
        </w:tc>
        <w:tc>
          <w:tcPr>
            <w:tcW w:w="0" w:type="auto"/>
          </w:tcPr>
          <w:p w14:paraId="5B635C74" w14:textId="77777777" w:rsidR="00436F8A" w:rsidRDefault="00D4081E">
            <w:pPr>
              <w:pStyle w:val="Compact"/>
              <w:jc w:val="right"/>
            </w:pPr>
            <w:r>
              <w:t>0.0001203</w:t>
            </w:r>
          </w:p>
        </w:tc>
        <w:tc>
          <w:tcPr>
            <w:tcW w:w="0" w:type="auto"/>
          </w:tcPr>
          <w:p w14:paraId="0DDEAA4E" w14:textId="77777777" w:rsidR="00436F8A" w:rsidRDefault="00D4081E">
            <w:pPr>
              <w:pStyle w:val="Compact"/>
              <w:jc w:val="right"/>
            </w:pPr>
            <w:r>
              <w:t>4.87</w:t>
            </w:r>
          </w:p>
        </w:tc>
        <w:tc>
          <w:tcPr>
            <w:tcW w:w="0" w:type="auto"/>
          </w:tcPr>
          <w:p w14:paraId="323835D9" w14:textId="77777777" w:rsidR="00436F8A" w:rsidRDefault="00D4081E">
            <w:pPr>
              <w:pStyle w:val="Compact"/>
              <w:jc w:val="right"/>
            </w:pPr>
            <w:r>
              <w:t>56</w:t>
            </w:r>
          </w:p>
        </w:tc>
        <w:tc>
          <w:tcPr>
            <w:tcW w:w="0" w:type="auto"/>
          </w:tcPr>
          <w:p w14:paraId="3176928F" w14:textId="77777777" w:rsidR="00436F8A" w:rsidRDefault="00D4081E">
            <w:pPr>
              <w:pStyle w:val="Compact"/>
              <w:jc w:val="right"/>
            </w:pPr>
            <w:r>
              <w:t>0.080</w:t>
            </w:r>
          </w:p>
        </w:tc>
        <w:tc>
          <w:tcPr>
            <w:tcW w:w="0" w:type="auto"/>
          </w:tcPr>
          <w:p w14:paraId="2CE151CA" w14:textId="77777777" w:rsidR="00436F8A" w:rsidRDefault="00D4081E">
            <w:pPr>
              <w:pStyle w:val="Compact"/>
            </w:pPr>
            <w:r>
              <w:t>Land-based</w:t>
            </w:r>
          </w:p>
        </w:tc>
        <w:tc>
          <w:tcPr>
            <w:tcW w:w="0" w:type="auto"/>
          </w:tcPr>
          <w:p w14:paraId="5B0B840E" w14:textId="77777777" w:rsidR="00436F8A" w:rsidRDefault="00D4081E">
            <w:pPr>
              <w:pStyle w:val="Compact"/>
              <w:jc w:val="right"/>
            </w:pPr>
            <w:r>
              <w:t>1.41e-05</w:t>
            </w:r>
          </w:p>
        </w:tc>
        <w:tc>
          <w:tcPr>
            <w:tcW w:w="0" w:type="auto"/>
          </w:tcPr>
          <w:p w14:paraId="63D5E679" w14:textId="77777777" w:rsidR="00436F8A" w:rsidRDefault="00D4081E">
            <w:pPr>
              <w:pStyle w:val="Compact"/>
              <w:jc w:val="right"/>
            </w:pPr>
            <w:r>
              <w:t>1.2783e-03</w:t>
            </w:r>
          </w:p>
        </w:tc>
      </w:tr>
      <w:tr w:rsidR="00436F8A" w14:paraId="6C3F6350" w14:textId="77777777">
        <w:tc>
          <w:tcPr>
            <w:tcW w:w="0" w:type="auto"/>
          </w:tcPr>
          <w:p w14:paraId="7A705A9C" w14:textId="77777777" w:rsidR="00436F8A" w:rsidRDefault="00D4081E">
            <w:pPr>
              <w:pStyle w:val="Compact"/>
            </w:pPr>
            <w:r>
              <w:lastRenderedPageBreak/>
              <w:t>Notothenia coriiceps</w:t>
            </w:r>
          </w:p>
        </w:tc>
        <w:tc>
          <w:tcPr>
            <w:tcW w:w="0" w:type="auto"/>
          </w:tcPr>
          <w:p w14:paraId="43510503" w14:textId="77777777" w:rsidR="00436F8A" w:rsidRDefault="00D4081E">
            <w:pPr>
              <w:pStyle w:val="Compact"/>
              <w:jc w:val="right"/>
            </w:pPr>
            <w:r>
              <w:t>0.0000494</w:t>
            </w:r>
          </w:p>
        </w:tc>
        <w:tc>
          <w:tcPr>
            <w:tcW w:w="0" w:type="auto"/>
          </w:tcPr>
          <w:p w14:paraId="163A2520" w14:textId="77777777" w:rsidR="00436F8A" w:rsidRDefault="00D4081E">
            <w:pPr>
              <w:pStyle w:val="Compact"/>
              <w:jc w:val="right"/>
            </w:pPr>
            <w:r>
              <w:t>4.27</w:t>
            </w:r>
          </w:p>
        </w:tc>
        <w:tc>
          <w:tcPr>
            <w:tcW w:w="0" w:type="auto"/>
          </w:tcPr>
          <w:p w14:paraId="4FAEF8B8" w14:textId="77777777" w:rsidR="00436F8A" w:rsidRDefault="00D4081E">
            <w:pPr>
              <w:pStyle w:val="Compact"/>
              <w:jc w:val="right"/>
            </w:pPr>
            <w:r>
              <w:t>130</w:t>
            </w:r>
          </w:p>
        </w:tc>
        <w:tc>
          <w:tcPr>
            <w:tcW w:w="0" w:type="auto"/>
          </w:tcPr>
          <w:p w14:paraId="06887840" w14:textId="77777777" w:rsidR="00436F8A" w:rsidRDefault="00D4081E">
            <w:pPr>
              <w:pStyle w:val="Compact"/>
              <w:jc w:val="right"/>
            </w:pPr>
            <w:r>
              <w:t>0.126</w:t>
            </w:r>
          </w:p>
        </w:tc>
        <w:tc>
          <w:tcPr>
            <w:tcW w:w="0" w:type="auto"/>
          </w:tcPr>
          <w:p w14:paraId="3C79D4B7" w14:textId="77777777" w:rsidR="00436F8A" w:rsidRDefault="00D4081E">
            <w:pPr>
              <w:pStyle w:val="Compact"/>
            </w:pPr>
            <w:r>
              <w:t>Demersal</w:t>
            </w:r>
          </w:p>
        </w:tc>
        <w:tc>
          <w:tcPr>
            <w:tcW w:w="0" w:type="auto"/>
          </w:tcPr>
          <w:p w14:paraId="28E2436E" w14:textId="77777777" w:rsidR="00436F8A" w:rsidRDefault="00D4081E">
            <w:pPr>
              <w:pStyle w:val="Compact"/>
              <w:jc w:val="right"/>
            </w:pPr>
            <w:r>
              <w:t>1.44e-05</w:t>
            </w:r>
          </w:p>
        </w:tc>
        <w:tc>
          <w:tcPr>
            <w:tcW w:w="0" w:type="auto"/>
          </w:tcPr>
          <w:p w14:paraId="0B41895D" w14:textId="77777777" w:rsidR="00436F8A" w:rsidRDefault="00D4081E">
            <w:pPr>
              <w:pStyle w:val="Compact"/>
              <w:jc w:val="right"/>
            </w:pPr>
            <w:r>
              <w:t>1.6612e-03</w:t>
            </w:r>
          </w:p>
        </w:tc>
      </w:tr>
      <w:tr w:rsidR="00436F8A" w14:paraId="08724E04" w14:textId="77777777">
        <w:tc>
          <w:tcPr>
            <w:tcW w:w="0" w:type="auto"/>
          </w:tcPr>
          <w:p w14:paraId="56D1EC8C" w14:textId="77777777" w:rsidR="00436F8A" w:rsidRDefault="00D4081E">
            <w:pPr>
              <w:pStyle w:val="Compact"/>
            </w:pPr>
            <w:r>
              <w:t>Maxilliphimedia longipes</w:t>
            </w:r>
          </w:p>
        </w:tc>
        <w:tc>
          <w:tcPr>
            <w:tcW w:w="0" w:type="auto"/>
          </w:tcPr>
          <w:p w14:paraId="4E6C93B2" w14:textId="77777777" w:rsidR="00436F8A" w:rsidRDefault="00D4081E">
            <w:pPr>
              <w:pStyle w:val="Compact"/>
              <w:jc w:val="right"/>
            </w:pPr>
            <w:r>
              <w:t>0.0000022</w:t>
            </w:r>
          </w:p>
        </w:tc>
        <w:tc>
          <w:tcPr>
            <w:tcW w:w="0" w:type="auto"/>
          </w:tcPr>
          <w:p w14:paraId="366AEF87" w14:textId="77777777" w:rsidR="00436F8A" w:rsidRDefault="00D4081E">
            <w:pPr>
              <w:pStyle w:val="Compact"/>
              <w:jc w:val="right"/>
            </w:pPr>
            <w:r>
              <w:t>3.26</w:t>
            </w:r>
          </w:p>
        </w:tc>
        <w:tc>
          <w:tcPr>
            <w:tcW w:w="0" w:type="auto"/>
          </w:tcPr>
          <w:p w14:paraId="3F73DC0B" w14:textId="77777777" w:rsidR="00436F8A" w:rsidRDefault="00D4081E">
            <w:pPr>
              <w:pStyle w:val="Compact"/>
              <w:jc w:val="right"/>
            </w:pPr>
            <w:r>
              <w:t>60</w:t>
            </w:r>
          </w:p>
        </w:tc>
        <w:tc>
          <w:tcPr>
            <w:tcW w:w="0" w:type="auto"/>
          </w:tcPr>
          <w:p w14:paraId="5ACD6F35" w14:textId="77777777" w:rsidR="00436F8A" w:rsidRDefault="00D4081E">
            <w:pPr>
              <w:pStyle w:val="Compact"/>
              <w:jc w:val="right"/>
            </w:pPr>
            <w:r>
              <w:t>0.136</w:t>
            </w:r>
          </w:p>
        </w:tc>
        <w:tc>
          <w:tcPr>
            <w:tcW w:w="0" w:type="auto"/>
          </w:tcPr>
          <w:p w14:paraId="16301C99" w14:textId="77777777" w:rsidR="00436F8A" w:rsidRDefault="00D4081E">
            <w:pPr>
              <w:pStyle w:val="Compact"/>
            </w:pPr>
            <w:r>
              <w:t>Benthopelagic</w:t>
            </w:r>
          </w:p>
        </w:tc>
        <w:tc>
          <w:tcPr>
            <w:tcW w:w="0" w:type="auto"/>
          </w:tcPr>
          <w:p w14:paraId="4EC5D2FA" w14:textId="77777777" w:rsidR="00436F8A" w:rsidRDefault="00D4081E">
            <w:pPr>
              <w:pStyle w:val="Compact"/>
              <w:jc w:val="right"/>
            </w:pPr>
            <w:r>
              <w:t>-4.50e-06</w:t>
            </w:r>
          </w:p>
        </w:tc>
        <w:tc>
          <w:tcPr>
            <w:tcW w:w="0" w:type="auto"/>
          </w:tcPr>
          <w:p w14:paraId="163B9FE8" w14:textId="77777777" w:rsidR="00436F8A" w:rsidRDefault="00D4081E">
            <w:pPr>
              <w:pStyle w:val="Compact"/>
              <w:jc w:val="right"/>
            </w:pPr>
            <w:r>
              <w:t>9.7397e-03</w:t>
            </w:r>
          </w:p>
        </w:tc>
      </w:tr>
    </w:tbl>
    <w:p w14:paraId="2427B4EA" w14:textId="5954DF8C" w:rsidR="00436F8A" w:rsidRDefault="00D4081E">
      <w:pPr>
        <w:pStyle w:val="Heading2"/>
        <w:rPr>
          <w:ins w:id="584" w:author="Kortsch, Susanne" w:date="2022-11-21T15:10:00Z"/>
        </w:rPr>
      </w:pPr>
      <w:bookmarkStart w:id="585" w:name="discussion"/>
      <w:bookmarkEnd w:id="410"/>
      <w:bookmarkEnd w:id="493"/>
      <w:r>
        <w:t>Discussion</w:t>
      </w:r>
    </w:p>
    <w:p w14:paraId="2810DA19" w14:textId="704889E2" w:rsidR="000D5908" w:rsidRPr="00371C3B" w:rsidRDefault="00371C3B" w:rsidP="000D5908">
      <w:pPr>
        <w:pStyle w:val="BodyText"/>
        <w:rPr>
          <w:b/>
          <w:bCs/>
          <w:rPrChange w:id="586" w:author="Kortsch, Susanne" w:date="2022-11-21T15:14:00Z">
            <w:rPr/>
          </w:rPrChange>
        </w:rPr>
        <w:pPrChange w:id="587" w:author="Kortsch, Susanne" w:date="2022-11-21T15:10:00Z">
          <w:pPr>
            <w:pStyle w:val="Heading2"/>
          </w:pPr>
        </w:pPrChange>
      </w:pPr>
      <w:ins w:id="588" w:author="Kortsch, Susanne" w:date="2022-11-21T15:14:00Z">
        <w:r>
          <w:rPr>
            <w:b/>
            <w:bCs/>
          </w:rPr>
          <w:t xml:space="preserve">Many weak and </w:t>
        </w:r>
        <w:r w:rsidR="00174D77">
          <w:rPr>
            <w:b/>
            <w:bCs/>
          </w:rPr>
          <w:t xml:space="preserve">a </w:t>
        </w:r>
        <w:r>
          <w:rPr>
            <w:b/>
            <w:bCs/>
          </w:rPr>
          <w:t>few strong interactions</w:t>
        </w:r>
      </w:ins>
    </w:p>
    <w:p w14:paraId="47A2CBDD" w14:textId="2B85ADF8" w:rsidR="00481D44" w:rsidRDefault="00D4081E">
      <w:pPr>
        <w:pStyle w:val="FirstParagraph"/>
        <w:rPr>
          <w:ins w:id="589" w:author="Kortsch, Susanne" w:date="2022-11-21T15:09:00Z"/>
        </w:rPr>
      </w:pPr>
      <w:del w:id="590" w:author="Kortsch, Susanne" w:date="2022-11-21T14:49:00Z">
        <w:r w:rsidDel="00D62150">
          <w:delText xml:space="preserve">Using the highest-resolved marine </w:delText>
        </w:r>
      </w:del>
      <w:del w:id="591" w:author="Kortsch, Susanne" w:date="2022-11-21T14:37:00Z">
        <w:r w:rsidDel="002D472F">
          <w:delText xml:space="preserve">polar </w:delText>
        </w:r>
      </w:del>
      <w:del w:id="592" w:author="Kortsch, Susanne" w:date="2022-11-21T14:49:00Z">
        <w:r w:rsidDel="00D62150">
          <w:delText>food web</w:delText>
        </w:r>
      </w:del>
      <w:del w:id="593" w:author="Kortsch, Susanne" w:date="2022-11-21T14:36:00Z">
        <w:r w:rsidDel="00BC4E01">
          <w:delText xml:space="preserve"> up</w:delText>
        </w:r>
      </w:del>
      <w:del w:id="594" w:author="Kortsch, Susanne" w:date="2022-11-21T14:49:00Z">
        <w:r w:rsidDel="00D62150">
          <w:delText xml:space="preserve"> to date, </w:delText>
        </w:r>
      </w:del>
      <w:del w:id="595" w:author="Kortsch, Susanne" w:date="2022-11-21T14:40:00Z">
        <w:r w:rsidDel="004570EA">
          <w:delText xml:space="preserve">we </w:delText>
        </w:r>
      </w:del>
      <w:ins w:id="596" w:author="Kortsch, Susanne" w:date="2022-11-21T14:49:00Z">
        <w:r w:rsidR="00D62150">
          <w:t>O</w:t>
        </w:r>
      </w:ins>
      <w:ins w:id="597" w:author="Kortsch, Susanne" w:date="2022-11-21T14:40:00Z">
        <w:r w:rsidR="004570EA">
          <w:t>ur analyses</w:t>
        </w:r>
        <w:r w:rsidR="004570EA">
          <w:t xml:space="preserve"> </w:t>
        </w:r>
      </w:ins>
      <w:r>
        <w:t xml:space="preserve">show that </w:t>
      </w:r>
      <w:del w:id="598" w:author="Kortsch, Susanne" w:date="2022-11-21T14:36:00Z">
        <w:r w:rsidDel="00BC4E01">
          <w:delText xml:space="preserve">1) </w:delText>
        </w:r>
        <w:r w:rsidDel="00BC4E01">
          <w:delText>the</w:delText>
        </w:r>
      </w:del>
      <w:ins w:id="599" w:author="Kortsch, Susanne" w:date="2022-11-21T14:36:00Z">
        <w:r w:rsidR="00BC4E01">
          <w:t xml:space="preserve">the </w:t>
        </w:r>
      </w:ins>
      <w:del w:id="600" w:author="Kortsch, Susanne" w:date="2022-11-21T14:36:00Z">
        <w:r w:rsidDel="00BC4E01">
          <w:delText xml:space="preserve"> </w:delText>
        </w:r>
      </w:del>
      <w:r>
        <w:t xml:space="preserve">distribution of </w:t>
      </w:r>
      <w:ins w:id="601" w:author="Kortsch, Susanne" w:date="2022-11-21T14:37:00Z">
        <w:r w:rsidR="002D472F">
          <w:t xml:space="preserve">species </w:t>
        </w:r>
      </w:ins>
      <w:del w:id="602" w:author="Kortsch, Susanne" w:date="2022-11-21T14:37:00Z">
        <w:r w:rsidDel="002D472F">
          <w:delText xml:space="preserve">the </w:delText>
        </w:r>
      </w:del>
      <w:r>
        <w:t xml:space="preserve">interaction strength </w:t>
      </w:r>
      <w:r>
        <w:t xml:space="preserve">at the </w:t>
      </w:r>
      <w:ins w:id="603" w:author="Kortsch, Susanne" w:date="2022-11-21T14:37:00Z">
        <w:r w:rsidR="002D472F">
          <w:t xml:space="preserve">network </w:t>
        </w:r>
      </w:ins>
      <w:del w:id="604" w:author="Kortsch, Susanne" w:date="2022-11-21T14:37:00Z">
        <w:r w:rsidDel="002D472F">
          <w:delText xml:space="preserve">food web </w:delText>
        </w:r>
      </w:del>
      <w:r>
        <w:t xml:space="preserve">level </w:t>
      </w:r>
      <w:r>
        <w:t xml:space="preserve">is asymmetric, </w:t>
      </w:r>
      <w:ins w:id="605" w:author="Kortsch, Susanne" w:date="2022-11-21T14:37:00Z">
        <w:r w:rsidR="00980463">
          <w:t xml:space="preserve">i.e., the </w:t>
        </w:r>
      </w:ins>
      <w:ins w:id="606" w:author="Kortsch, Susanne" w:date="2022-11-21T14:47:00Z">
        <w:r w:rsidR="00481D44">
          <w:t xml:space="preserve">Weddell Sea </w:t>
        </w:r>
      </w:ins>
      <w:ins w:id="607" w:author="Kortsch, Susanne" w:date="2022-11-21T14:41:00Z">
        <w:r w:rsidR="004522A5">
          <w:t xml:space="preserve">food web </w:t>
        </w:r>
      </w:ins>
      <w:ins w:id="608" w:author="Kortsch, Susanne" w:date="2022-11-21T14:37:00Z">
        <w:r w:rsidR="00980463">
          <w:t>contains</w:t>
        </w:r>
      </w:ins>
      <w:ins w:id="609" w:author="Kortsch, Susanne" w:date="2022-11-21T14:36:00Z">
        <w:r w:rsidR="00BC4E01">
          <w:t xml:space="preserve"> many </w:t>
        </w:r>
      </w:ins>
      <w:del w:id="610" w:author="Kortsch, Susanne" w:date="2022-11-21T14:36:00Z">
        <w:r w:rsidDel="00BC4E01">
          <w:delText xml:space="preserve">where </w:delText>
        </w:r>
      </w:del>
      <w:r>
        <w:t xml:space="preserve">weak interactions </w:t>
      </w:r>
      <w:del w:id="611" w:author="Kortsch, Susanne" w:date="2022-11-21T14:36:00Z">
        <w:r w:rsidDel="00BC4E01">
          <w:delText>are prevalent</w:delText>
        </w:r>
      </w:del>
      <w:ins w:id="612" w:author="Kortsch, Susanne" w:date="2022-11-21T14:36:00Z">
        <w:r w:rsidR="00BC4E01">
          <w:t xml:space="preserve">and </w:t>
        </w:r>
      </w:ins>
      <w:ins w:id="613" w:author="Kortsch, Susanne" w:date="2022-11-21T14:49:00Z">
        <w:r w:rsidR="00F82946">
          <w:t xml:space="preserve">only a </w:t>
        </w:r>
      </w:ins>
      <w:ins w:id="614" w:author="Kortsch, Susanne" w:date="2022-11-21T14:36:00Z">
        <w:r w:rsidR="00BC4E01">
          <w:t>few strong</w:t>
        </w:r>
      </w:ins>
      <w:ins w:id="615" w:author="Kortsch, Susanne" w:date="2022-11-21T14:37:00Z">
        <w:r w:rsidR="00980463">
          <w:t xml:space="preserve"> one</w:t>
        </w:r>
      </w:ins>
      <w:ins w:id="616" w:author="Kortsch, Susanne" w:date="2022-11-21T14:41:00Z">
        <w:r w:rsidR="004522A5">
          <w:t>s</w:t>
        </w:r>
      </w:ins>
      <w:ins w:id="617" w:author="Kortsch, Susanne" w:date="2022-11-21T14:37:00Z">
        <w:r w:rsidR="00980463">
          <w:t xml:space="preserve">. </w:t>
        </w:r>
      </w:ins>
      <w:ins w:id="618" w:author="Kortsch, Susanne" w:date="2022-11-21T14:38:00Z">
        <w:r w:rsidR="00980463">
          <w:t>This finding</w:t>
        </w:r>
      </w:ins>
      <w:del w:id="619" w:author="Kortsch, Susanne" w:date="2022-11-21T14:40:00Z">
        <w:r w:rsidDel="00D92890">
          <w:delText>; that 2)</w:delText>
        </w:r>
      </w:del>
      <w:ins w:id="620" w:author="Kortsch, Susanne" w:date="2022-11-21T14:48:00Z">
        <w:r w:rsidR="00F83401">
          <w:t xml:space="preserve"> is </w:t>
        </w:r>
      </w:ins>
      <w:del w:id="621" w:author="Kortsch, Susanne" w:date="2022-11-21T14:48:00Z">
        <w:r w:rsidDel="00F83401">
          <w:delText xml:space="preserve"> </w:delText>
        </w:r>
      </w:del>
      <w:moveToRangeStart w:id="622" w:author="Kortsch, Susanne" w:date="2022-11-21T14:47:00Z" w:name="move119934465"/>
      <w:moveTo w:id="623" w:author="Kortsch, Susanne" w:date="2022-11-21T14:47:00Z">
        <w:del w:id="624" w:author="Kortsch, Susanne" w:date="2022-11-21T14:48:00Z">
          <w:r w:rsidR="00481D44" w:rsidDel="00F83401">
            <w:delText xml:space="preserve">Our results regarding the distribution of the interaction strengths are </w:delText>
          </w:r>
        </w:del>
        <w:r w:rsidR="00481D44">
          <w:t xml:space="preserve">consistent with </w:t>
        </w:r>
      </w:moveTo>
      <w:ins w:id="625" w:author="Kortsch, Susanne" w:date="2022-11-21T15:01:00Z">
        <w:r w:rsidR="003016A2">
          <w:t xml:space="preserve">many </w:t>
        </w:r>
      </w:ins>
      <w:moveTo w:id="626" w:author="Kortsch, Susanne" w:date="2022-11-21T14:47:00Z">
        <w:r w:rsidR="00481D44">
          <w:t>pr</w:t>
        </w:r>
      </w:moveTo>
      <w:ins w:id="627" w:author="Kortsch, Susanne" w:date="2022-11-21T14:49:00Z">
        <w:r w:rsidR="00F82946">
          <w:t>evious</w:t>
        </w:r>
      </w:ins>
      <w:moveTo w:id="628" w:author="Kortsch, Susanne" w:date="2022-11-21T14:47:00Z">
        <w:del w:id="629" w:author="Kortsch, Susanne" w:date="2022-11-21T14:49:00Z">
          <w:r w:rsidR="00481D44" w:rsidDel="00F82946">
            <w:delText>ior</w:delText>
          </w:r>
        </w:del>
        <w:r w:rsidR="00481D44">
          <w:t xml:space="preserve"> theoretical and empirical studies (e.g. McCann, Hastings, and Huxel 1998; Neutel, Heesterbeek, and de Ruiter 2002; Emmerson and Raffaelli 2004; Wootton and Emmerson 2005</w:t>
        </w:r>
      </w:moveTo>
      <w:ins w:id="630" w:author="Kortsch, Susanne" w:date="2022-11-21T14:50:00Z">
        <w:r w:rsidR="005E25FD">
          <w:t>, Kortsch et al. 2021</w:t>
        </w:r>
      </w:ins>
      <w:moveTo w:id="631" w:author="Kortsch, Susanne" w:date="2022-11-21T14:47:00Z">
        <w:r w:rsidR="00481D44">
          <w:t xml:space="preserve">). </w:t>
        </w:r>
        <w:del w:id="632" w:author="Kortsch, Susanne" w:date="2022-11-21T14:50:00Z">
          <w:r w:rsidR="00481D44" w:rsidDel="00296506">
            <w:delText xml:space="preserve">Within a system of a given complexity, commonly only a few strong species interactions are present </w:delText>
          </w:r>
        </w:del>
        <w:del w:id="633" w:author="Kortsch, Susanne" w:date="2022-11-21T14:48:00Z">
          <w:r w:rsidR="00481D44" w:rsidDel="00332373">
            <w:delText>with</w:delText>
          </w:r>
        </w:del>
        <w:del w:id="634" w:author="Kortsch, Susanne" w:date="2022-11-21T14:50:00Z">
          <w:r w:rsidR="00481D44" w:rsidDel="00296506">
            <w:delText xml:space="preserve"> most interactions </w:delText>
          </w:r>
        </w:del>
        <w:del w:id="635" w:author="Kortsch, Susanne" w:date="2022-11-21T14:48:00Z">
          <w:r w:rsidR="00481D44" w:rsidDel="002D10E7">
            <w:delText xml:space="preserve">being </w:delText>
          </w:r>
        </w:del>
        <w:del w:id="636" w:author="Kortsch, Susanne" w:date="2022-11-21T14:50:00Z">
          <w:r w:rsidR="00481D44" w:rsidDel="00296506">
            <w:delText xml:space="preserve">weak. </w:delText>
          </w:r>
        </w:del>
        <w:del w:id="637" w:author="Kortsch, Susanne" w:date="2022-11-21T14:48:00Z">
          <w:r w:rsidR="00481D44" w:rsidDel="002D10E7">
            <w:delText xml:space="preserve">Historically, after May (1972) installed the debate complexity-stability, the results about </w:delText>
          </w:r>
        </w:del>
      </w:moveTo>
      <w:ins w:id="638" w:author="Kortsch, Susanne" w:date="2022-11-21T14:48:00Z">
        <w:r w:rsidR="002D10E7">
          <w:t>T</w:t>
        </w:r>
      </w:ins>
      <w:moveTo w:id="639" w:author="Kortsch, Susanne" w:date="2022-11-21T14:47:00Z">
        <w:del w:id="640" w:author="Kortsch, Susanne" w:date="2022-11-21T14:48:00Z">
          <w:r w:rsidR="00481D44" w:rsidDel="002D10E7">
            <w:delText>t</w:delText>
          </w:r>
        </w:del>
        <w:r w:rsidR="00481D44">
          <w:t>h</w:t>
        </w:r>
      </w:moveTo>
      <w:ins w:id="641" w:author="Kortsch, Susanne" w:date="2022-11-21T15:01:00Z">
        <w:r w:rsidR="003016A2">
          <w:t xml:space="preserve">e </w:t>
        </w:r>
      </w:ins>
      <w:ins w:id="642" w:author="Kortsch, Susanne" w:date="2022-11-21T14:49:00Z">
        <w:r w:rsidR="00D62150">
          <w:t>asymmetric</w:t>
        </w:r>
      </w:ins>
      <w:moveTo w:id="643" w:author="Kortsch, Susanne" w:date="2022-11-21T14:47:00Z">
        <w:del w:id="644" w:author="Kortsch, Susanne" w:date="2022-11-21T14:48:00Z">
          <w:r w:rsidR="00481D44" w:rsidDel="002D10E7">
            <w:delText>e</w:delText>
          </w:r>
        </w:del>
        <w:r w:rsidR="00481D44">
          <w:t xml:space="preserve"> distribution of</w:t>
        </w:r>
        <w:del w:id="645" w:author="Kortsch, Susanne" w:date="2022-11-21T14:50:00Z">
          <w:r w:rsidR="00481D44" w:rsidDel="00296506">
            <w:delText xml:space="preserve"> the</w:delText>
          </w:r>
        </w:del>
        <w:r w:rsidR="00481D44">
          <w:t xml:space="preserve"> interaction strength</w:t>
        </w:r>
      </w:moveTo>
      <w:ins w:id="646" w:author="Kortsch, Susanne" w:date="2022-11-21T15:01:00Z">
        <w:r w:rsidR="003016A2">
          <w:t xml:space="preserve"> in food webs</w:t>
        </w:r>
      </w:ins>
      <w:moveTo w:id="647" w:author="Kortsch, Susanne" w:date="2022-11-21T14:47:00Z">
        <w:r w:rsidR="00481D44">
          <w:t xml:space="preserve"> has been interpreted as an explanation for the persistence of complex </w:t>
        </w:r>
        <w:del w:id="648" w:author="Kortsch, Susanne" w:date="2022-11-21T15:01:00Z">
          <w:r w:rsidR="00481D44" w:rsidDel="003016A2">
            <w:delText>food webs</w:delText>
          </w:r>
        </w:del>
      </w:moveTo>
      <w:ins w:id="649" w:author="Kortsch, Susanne" w:date="2022-11-21T15:02:00Z">
        <w:r w:rsidR="003016A2">
          <w:t>communities</w:t>
        </w:r>
      </w:ins>
      <w:moveTo w:id="650" w:author="Kortsch, Susanne" w:date="2022-11-21T14:47:00Z">
        <w:r w:rsidR="00481D44">
          <w:t xml:space="preserve"> in nature (</w:t>
        </w:r>
        <w:proofErr w:type="spellStart"/>
        <w:r w:rsidR="00481D44">
          <w:t>Bascompte</w:t>
        </w:r>
        <w:proofErr w:type="spellEnd"/>
        <w:r w:rsidR="00481D44">
          <w:t>, Melián, and Sala 2005; Allesina et al. 2015; Nilsson and McCann 2016). Here we show</w:t>
        </w:r>
        <w:del w:id="651" w:author="Kortsch, Susanne" w:date="2022-11-21T15:02:00Z">
          <w:r w:rsidR="00481D44" w:rsidDel="00700E92">
            <w:delText>ed</w:delText>
          </w:r>
        </w:del>
        <w:r w:rsidR="00481D44">
          <w:t xml:space="preserve"> that this pattern is also prevalent in one of the most complex empirical </w:t>
        </w:r>
      </w:moveTo>
      <w:ins w:id="652" w:author="Kortsch, Susanne" w:date="2022-11-21T14:50:00Z">
        <w:r w:rsidR="00296506">
          <w:t>(</w:t>
        </w:r>
      </w:ins>
      <w:moveTo w:id="653" w:author="Kortsch, Susanne" w:date="2022-11-21T14:47:00Z">
        <w:r w:rsidR="00481D44">
          <w:t>marine</w:t>
        </w:r>
      </w:moveTo>
      <w:ins w:id="654" w:author="Kortsch, Susanne" w:date="2022-11-21T14:50:00Z">
        <w:r w:rsidR="00296506">
          <w:t>)</w:t>
        </w:r>
      </w:ins>
      <w:moveTo w:id="655" w:author="Kortsch, Susanne" w:date="2022-11-21T14:47:00Z">
        <w:r w:rsidR="00481D44">
          <w:t xml:space="preserve"> food webs </w:t>
        </w:r>
        <w:del w:id="656" w:author="Kortsch, Susanne" w:date="2022-11-21T14:50:00Z">
          <w:r w:rsidR="00481D44" w:rsidDel="00CD1EE4">
            <w:delText>that was studied so far</w:delText>
          </w:r>
        </w:del>
      </w:moveTo>
      <w:ins w:id="657" w:author="Kortsch, Susanne" w:date="2022-11-21T14:50:00Z">
        <w:r w:rsidR="00CD1EE4">
          <w:t>to date</w:t>
        </w:r>
      </w:ins>
      <w:moveTo w:id="658" w:author="Kortsch, Susanne" w:date="2022-11-21T14:47:00Z">
        <w:r w:rsidR="00481D44">
          <w:t>,</w:t>
        </w:r>
      </w:moveTo>
      <w:ins w:id="659" w:author="Kortsch, Susanne" w:date="2022-11-21T14:50:00Z">
        <w:r w:rsidR="00F2531F">
          <w:t xml:space="preserve"> comprising </w:t>
        </w:r>
      </w:ins>
      <w:moveTo w:id="660" w:author="Kortsch, Susanne" w:date="2022-11-21T14:47:00Z">
        <w:del w:id="661" w:author="Kortsch, Susanne" w:date="2022-11-21T14:50:00Z">
          <w:r w:rsidR="00481D44" w:rsidDel="00F2531F">
            <w:delText xml:space="preserve"> with </w:delText>
          </w:r>
        </w:del>
        <w:r w:rsidR="00481D44">
          <w:t>490 species and 16041 predator-prey interactions</w:t>
        </w:r>
      </w:moveTo>
      <w:moveToRangeEnd w:id="622"/>
      <w:ins w:id="662" w:author="Kortsch, Susanne" w:date="2022-11-21T14:50:00Z">
        <w:r w:rsidR="00176F45">
          <w:t>.</w:t>
        </w:r>
      </w:ins>
      <w:ins w:id="663" w:author="Kortsch, Susanne" w:date="2022-11-21T14:48:00Z">
        <w:r w:rsidR="00F83401" w:rsidRPr="00F83401">
          <w:t xml:space="preserve"> </w:t>
        </w:r>
      </w:ins>
      <w:ins w:id="664" w:author="Kortsch, Susanne" w:date="2022-11-21T14:51:00Z">
        <w:r w:rsidR="00176F45">
          <w:t xml:space="preserve">This finding </w:t>
        </w:r>
      </w:ins>
      <w:ins w:id="665" w:author="Kortsch, Susanne" w:date="2022-11-21T15:08:00Z">
        <w:r w:rsidR="00E1794D">
          <w:t>reinforces the call</w:t>
        </w:r>
      </w:ins>
      <w:ins w:id="666" w:author="Kortsch, Susanne" w:date="2022-11-21T14:48:00Z">
        <w:r w:rsidR="00F83401">
          <w:t xml:space="preserve"> for the inclusion of interaction strength </w:t>
        </w:r>
      </w:ins>
      <w:ins w:id="667" w:author="Kortsch, Susanne" w:date="2022-11-21T15:02:00Z">
        <w:r w:rsidR="00700E92">
          <w:t xml:space="preserve">in food web studies </w:t>
        </w:r>
      </w:ins>
      <w:ins w:id="668" w:author="Kortsch, Susanne" w:date="2022-11-21T14:48:00Z">
        <w:r w:rsidR="00F83401">
          <w:t xml:space="preserve">to </w:t>
        </w:r>
      </w:ins>
      <w:ins w:id="669" w:author="Kortsch, Susanne" w:date="2022-11-21T15:02:00Z">
        <w:r w:rsidR="00700E92">
          <w:t xml:space="preserve">better </w:t>
        </w:r>
      </w:ins>
      <w:ins w:id="670" w:author="Kortsch, Susanne" w:date="2022-11-21T14:48:00Z">
        <w:r w:rsidR="00F83401">
          <w:t xml:space="preserve">understand the </w:t>
        </w:r>
      </w:ins>
      <w:ins w:id="671" w:author="Kortsch, Susanne" w:date="2022-11-21T15:03:00Z">
        <w:r w:rsidR="00700E92">
          <w:t xml:space="preserve">ecosystem </w:t>
        </w:r>
      </w:ins>
      <w:ins w:id="672" w:author="Kortsch, Susanne" w:date="2022-11-21T14:48:00Z">
        <w:r w:rsidR="00F83401">
          <w:t>functioning</w:t>
        </w:r>
      </w:ins>
      <w:ins w:id="673" w:author="Kortsch, Susanne" w:date="2022-11-21T15:08:00Z">
        <w:r w:rsidR="00386D17">
          <w:t>,</w:t>
        </w:r>
      </w:ins>
      <w:ins w:id="674" w:author="Kortsch, Susanne" w:date="2022-11-21T14:48:00Z">
        <w:r w:rsidR="00F83401">
          <w:t xml:space="preserve"> </w:t>
        </w:r>
      </w:ins>
      <w:ins w:id="675" w:author="Kortsch, Susanne" w:date="2022-11-21T14:51:00Z">
        <w:r w:rsidR="000A3E7E">
          <w:t xml:space="preserve">and </w:t>
        </w:r>
      </w:ins>
      <w:ins w:id="676" w:author="Kortsch, Susanne" w:date="2022-11-21T15:03:00Z">
        <w:r w:rsidR="00700E92">
          <w:t xml:space="preserve">species and whole network </w:t>
        </w:r>
      </w:ins>
      <w:ins w:id="677" w:author="Kortsch, Susanne" w:date="2022-11-21T14:51:00Z">
        <w:r w:rsidR="000A3E7E">
          <w:t>responses to environmental perturbations</w:t>
        </w:r>
      </w:ins>
      <w:ins w:id="678" w:author="Kortsch, Susanne" w:date="2022-11-21T14:48:00Z">
        <w:r w:rsidR="00F83401">
          <w:t>.</w:t>
        </w:r>
      </w:ins>
    </w:p>
    <w:p w14:paraId="426FC149" w14:textId="3945A152" w:rsidR="0071002B" w:rsidRPr="000D5908" w:rsidRDefault="00D65C2B" w:rsidP="0071002B">
      <w:pPr>
        <w:pStyle w:val="BodyText"/>
        <w:rPr>
          <w:ins w:id="679" w:author="Kortsch, Susanne" w:date="2022-11-21T14:47:00Z"/>
          <w:b/>
          <w:bCs/>
          <w:rPrChange w:id="680" w:author="Kortsch, Susanne" w:date="2022-11-21T15:11:00Z">
            <w:rPr>
              <w:ins w:id="681" w:author="Kortsch, Susanne" w:date="2022-11-21T14:47:00Z"/>
            </w:rPr>
          </w:rPrChange>
        </w:rPr>
        <w:pPrChange w:id="682" w:author="Kortsch, Susanne" w:date="2022-11-21T15:09:00Z">
          <w:pPr>
            <w:pStyle w:val="FirstParagraph"/>
          </w:pPr>
        </w:pPrChange>
      </w:pPr>
      <w:bookmarkStart w:id="683" w:name="_Hlk119935982"/>
      <w:ins w:id="684" w:author="Kortsch, Susanne" w:date="2022-11-21T15:12:00Z">
        <w:r>
          <w:rPr>
            <w:b/>
            <w:bCs/>
          </w:rPr>
          <w:t xml:space="preserve">Species </w:t>
        </w:r>
      </w:ins>
      <w:ins w:id="685" w:author="Kortsch, Susanne" w:date="2022-11-21T15:13:00Z">
        <w:r>
          <w:rPr>
            <w:b/>
            <w:bCs/>
          </w:rPr>
          <w:t xml:space="preserve">network </w:t>
        </w:r>
      </w:ins>
      <w:ins w:id="686" w:author="Kortsch, Susanne" w:date="2022-11-21T15:12:00Z">
        <w:r>
          <w:rPr>
            <w:b/>
            <w:bCs/>
          </w:rPr>
          <w:t>r</w:t>
        </w:r>
      </w:ins>
      <w:ins w:id="687" w:author="Kortsch, Susanne" w:date="2022-11-21T15:13:00Z">
        <w:r>
          <w:rPr>
            <w:b/>
            <w:bCs/>
          </w:rPr>
          <w:t>ole related to their mean interaction strength</w:t>
        </w:r>
      </w:ins>
    </w:p>
    <w:bookmarkEnd w:id="683"/>
    <w:p w14:paraId="6974E77A" w14:textId="2A72119D" w:rsidR="001275AD" w:rsidRPr="00D65C2B" w:rsidRDefault="005111EB" w:rsidP="00D65C2B">
      <w:pPr>
        <w:pStyle w:val="BodyText"/>
        <w:rPr>
          <w:ins w:id="688" w:author="Kortsch, Susanne" w:date="2022-11-21T15:10:00Z"/>
          <w:b/>
          <w:bCs/>
          <w:rPrChange w:id="689" w:author="Kortsch, Susanne" w:date="2022-11-21T15:12:00Z">
            <w:rPr>
              <w:ins w:id="690" w:author="Kortsch, Susanne" w:date="2022-11-21T15:10:00Z"/>
            </w:rPr>
          </w:rPrChange>
        </w:rPr>
        <w:pPrChange w:id="691" w:author="Kortsch, Susanne" w:date="2022-11-21T15:12:00Z">
          <w:pPr>
            <w:pStyle w:val="FirstParagraph"/>
          </w:pPr>
        </w:pPrChange>
      </w:pPr>
      <w:ins w:id="692" w:author="Kortsch, Susanne" w:date="2022-11-21T14:55:00Z">
        <w:r>
          <w:t xml:space="preserve">We employed a range of descriptors using both unweighted and weighted food web properties to </w:t>
        </w:r>
        <w:proofErr w:type="spellStart"/>
        <w:r>
          <w:t>characterise</w:t>
        </w:r>
        <w:proofErr w:type="spellEnd"/>
        <w:r>
          <w:t xml:space="preserve"> the dynamic and multifaceted nature of </w:t>
        </w:r>
      </w:ins>
      <w:ins w:id="693" w:author="Kortsch, Susanne" w:date="2022-11-21T15:08:00Z">
        <w:r w:rsidR="00386D17">
          <w:t>the</w:t>
        </w:r>
      </w:ins>
      <w:ins w:id="694" w:author="Kortsch, Susanne" w:date="2022-11-21T15:09:00Z">
        <w:r w:rsidR="00386D17">
          <w:t xml:space="preserve"> Weddell Sea food web</w:t>
        </w:r>
      </w:ins>
      <w:ins w:id="695" w:author="Kortsch, Susanne" w:date="2022-11-21T14:55:00Z">
        <w:r>
          <w:t>.</w:t>
        </w:r>
      </w:ins>
      <w:del w:id="696" w:author="Kortsch, Susanne" w:date="2022-11-21T14:40:00Z">
        <w:r w:rsidR="00D4081E" w:rsidDel="00D92890">
          <w:delText>there is a positive relationship between s</w:delText>
        </w:r>
      </w:del>
      <w:del w:id="697" w:author="Kortsch, Susanne" w:date="2022-11-21T14:57:00Z">
        <w:r w:rsidR="00D4081E" w:rsidDel="00104058">
          <w:delText>pecies m</w:delText>
        </w:r>
        <w:r w:rsidR="00D4081E" w:rsidDel="00104058">
          <w:delText xml:space="preserve">ean interaction strength </w:delText>
        </w:r>
      </w:del>
      <w:del w:id="698" w:author="Kortsch, Susanne" w:date="2022-11-21T14:40:00Z">
        <w:r w:rsidR="00D4081E" w:rsidDel="00D92890">
          <w:delText>and two unweighted properties,</w:delText>
        </w:r>
      </w:del>
      <w:del w:id="699" w:author="Kortsch, Susanne" w:date="2022-11-21T14:57:00Z">
        <w:r w:rsidR="00D4081E" w:rsidDel="00104058">
          <w:delText xml:space="preserve"> trophic</w:delText>
        </w:r>
      </w:del>
      <w:del w:id="700" w:author="Kortsch, Susanne" w:date="2022-11-21T14:40:00Z">
        <w:r w:rsidR="00D4081E" w:rsidDel="00D92890">
          <w:delText xml:space="preserve"> </w:delText>
        </w:r>
      </w:del>
      <w:del w:id="701" w:author="Kortsch, Susanne" w:date="2022-11-21T14:57:00Z">
        <w:r w:rsidR="00D4081E" w:rsidDel="00104058">
          <w:delText xml:space="preserve">level and degree; </w:delText>
        </w:r>
      </w:del>
      <w:ins w:id="702" w:author="Kortsch, Susanne" w:date="2022-11-21T14:57:00Z">
        <w:r w:rsidR="00104058">
          <w:t xml:space="preserve"> O</w:t>
        </w:r>
      </w:ins>
      <w:ins w:id="703" w:author="Kortsch, Susanne" w:date="2022-11-21T14:56:00Z">
        <w:r w:rsidR="001275AD">
          <w:t xml:space="preserve">ur results show a positive relationship between interaction strength and trophic level, and between interaction strength and </w:t>
        </w:r>
      </w:ins>
      <w:ins w:id="704" w:author="Kortsch, Susanne" w:date="2022-11-21T14:57:00Z">
        <w:r w:rsidR="00104058">
          <w:t xml:space="preserve">species </w:t>
        </w:r>
      </w:ins>
      <w:ins w:id="705" w:author="Kortsch, Susanne" w:date="2022-11-21T14:56:00Z">
        <w:r w:rsidR="001275AD" w:rsidRPr="00275424">
          <w:t xml:space="preserve">degree. </w:t>
        </w:r>
      </w:ins>
      <w:ins w:id="706" w:author="Kortsch, Susanne" w:date="2022-11-21T15:12:00Z">
        <w:r w:rsidR="00D65C2B" w:rsidRPr="00370F4E">
          <w:rPr>
            <w:rPrChange w:id="707" w:author="Kortsch, Susanne" w:date="2022-11-21T15:24:00Z">
              <w:rPr>
                <w:b/>
                <w:bCs/>
              </w:rPr>
            </w:rPrChange>
          </w:rPr>
          <w:t>Mean interaction strength increases with trophic level and species degree</w:t>
        </w:r>
        <w:r w:rsidR="00D65C2B" w:rsidRPr="00370F4E">
          <w:rPr>
            <w:rPrChange w:id="708" w:author="Kortsch, Susanne" w:date="2022-11-21T15:24:00Z">
              <w:rPr>
                <w:b/>
                <w:bCs/>
              </w:rPr>
            </w:rPrChange>
          </w:rPr>
          <w:t xml:space="preserve">. </w:t>
        </w:r>
      </w:ins>
      <w:ins w:id="709" w:author="Kortsch, Susanne" w:date="2022-11-21T14:56:00Z">
        <w:r w:rsidR="001275AD" w:rsidRPr="00275424">
          <w:t>The former relationship</w:t>
        </w:r>
        <w:r w:rsidR="001275AD">
          <w:t xml:space="preserve"> might contradict those studies that suggest that mid-trophic level species are involved in the major pathways of energy flow in high-latitude marine ecosystems (</w:t>
        </w:r>
        <w:r w:rsidR="001275AD">
          <w:rPr>
            <w:b/>
            <w:bCs/>
          </w:rPr>
          <w:t>Pinkerton</w:t>
        </w:r>
        <w:proofErr w:type="gramStart"/>
        <w:r w:rsidR="001275AD">
          <w:rPr>
            <w:b/>
            <w:bCs/>
          </w:rPr>
          <w:t>2014?</w:t>
        </w:r>
        <w:r w:rsidR="001275AD">
          <w:t>;</w:t>
        </w:r>
        <w:proofErr w:type="gramEnd"/>
        <w:r w:rsidR="001275AD">
          <w:t xml:space="preserve"> Murphy et al. 2016; </w:t>
        </w:r>
        <w:r w:rsidR="001275AD">
          <w:rPr>
            <w:b/>
            <w:bCs/>
          </w:rPr>
          <w:t>McCormack2020?</w:t>
        </w:r>
        <w:r w:rsidR="001275AD">
          <w:t xml:space="preserve">; Riccialdelli et al. 2020). This could be explained by the lack of species biomass data in our interaction strength estimations; the methodology we applied here (Pawar, Dell, and Van M. Savage 2012) allows to include empirical data for the density of the resource, though not for all food web species. Unfortunately, the lack of individual data for the entire Weddell Sea food web hampers any alternative approach. On the other hand, the positive relationship between interaction strength and degree reinforces the importance of species with many interactions: species with high degree (hubs) have a large impact on overall food web structure and functioning (Dunne, Williams, and Martinez 2002a; Kortsch et al. 2015). In the Weddell Sea, species with high degree also tend to have high mean interaction strengths. </w:t>
        </w:r>
        <w:commentRangeStart w:id="710"/>
        <w:r w:rsidR="001275AD">
          <w:t>This information on the quantity and quality of interactions and its relationship enables a robust assessment of the species’ role in the stability of the food web (Cirtwill et al. 2018).</w:t>
        </w:r>
        <w:commentRangeEnd w:id="710"/>
        <w:r w:rsidR="001275AD">
          <w:rPr>
            <w:rStyle w:val="CommentReference"/>
          </w:rPr>
          <w:commentReference w:id="710"/>
        </w:r>
      </w:ins>
    </w:p>
    <w:p w14:paraId="10EAABCF" w14:textId="4EB92C7B" w:rsidR="0071002B" w:rsidRPr="000D5908" w:rsidRDefault="0071002B" w:rsidP="0071002B">
      <w:pPr>
        <w:pStyle w:val="BodyText"/>
        <w:rPr>
          <w:ins w:id="711" w:author="Kortsch, Susanne" w:date="2022-11-21T14:56:00Z"/>
          <w:b/>
          <w:bCs/>
          <w:rPrChange w:id="712" w:author="Kortsch, Susanne" w:date="2022-11-21T15:11:00Z">
            <w:rPr>
              <w:ins w:id="713" w:author="Kortsch, Susanne" w:date="2022-11-21T14:56:00Z"/>
            </w:rPr>
          </w:rPrChange>
        </w:rPr>
        <w:pPrChange w:id="714" w:author="Kortsch, Susanne" w:date="2022-11-21T15:10:00Z">
          <w:pPr>
            <w:pStyle w:val="FirstParagraph"/>
          </w:pPr>
        </w:pPrChange>
      </w:pPr>
      <w:ins w:id="715" w:author="Kortsch, Susanne" w:date="2022-11-21T15:10:00Z">
        <w:r w:rsidRPr="000D5908">
          <w:rPr>
            <w:b/>
            <w:bCs/>
            <w:rPrChange w:id="716" w:author="Kortsch, Susanne" w:date="2022-11-21T15:11:00Z">
              <w:rPr/>
            </w:rPrChange>
          </w:rPr>
          <w:t>Species impact on food web stability</w:t>
        </w:r>
      </w:ins>
    </w:p>
    <w:p w14:paraId="025C8EFF" w14:textId="48A51A9B" w:rsidR="002965FE" w:rsidDel="006F7085" w:rsidRDefault="00D4081E" w:rsidP="002965FE">
      <w:pPr>
        <w:pStyle w:val="BodyText"/>
        <w:rPr>
          <w:del w:id="717" w:author="Kortsch, Susanne" w:date="2022-11-21T15:23:00Z"/>
          <w:moveTo w:id="718" w:author="Kortsch, Susanne" w:date="2022-11-21T15:09:00Z"/>
        </w:rPr>
      </w:pPr>
      <w:del w:id="719" w:author="Kortsch, Susanne" w:date="2022-11-21T14:43:00Z">
        <w:r w:rsidDel="00A0063F">
          <w:lastRenderedPageBreak/>
          <w:delText>and that 3)</w:delText>
        </w:r>
      </w:del>
      <w:ins w:id="720" w:author="Kortsch, Susanne" w:date="2022-11-21T15:17:00Z">
        <w:r w:rsidR="00FA367A">
          <w:t>A</w:t>
        </w:r>
      </w:ins>
      <w:ins w:id="721" w:author="Kortsch, Susanne" w:date="2022-11-21T14:43:00Z">
        <w:r w:rsidR="00A0063F">
          <w:t xml:space="preserve">ccording to </w:t>
        </w:r>
      </w:ins>
      <w:ins w:id="722" w:author="Kortsch, Susanne" w:date="2022-11-21T15:17:00Z">
        <w:r w:rsidR="00C054B9">
          <w:t>the</w:t>
        </w:r>
      </w:ins>
      <w:ins w:id="723" w:author="Kortsch, Susanne" w:date="2022-11-21T14:43:00Z">
        <w:r w:rsidR="00A0063F">
          <w:t xml:space="preserve"> quasi-sign stability index</w:t>
        </w:r>
      </w:ins>
      <w:ins w:id="724" w:author="Kortsch, Susanne" w:date="2022-11-21T15:17:00Z">
        <w:r w:rsidR="00C054B9">
          <w:t xml:space="preserve"> employed in this study</w:t>
        </w:r>
      </w:ins>
      <w:ins w:id="725" w:author="Kortsch, Susanne" w:date="2022-11-21T14:43:00Z">
        <w:r w:rsidR="00A0063F">
          <w:t>,</w:t>
        </w:r>
      </w:ins>
      <w:r>
        <w:t xml:space="preserve"> only </w:t>
      </w:r>
      <w:ins w:id="726" w:author="Kortsch, Susanne" w:date="2022-11-21T14:43:00Z">
        <w:r w:rsidR="00A0063F">
          <w:t xml:space="preserve">a </w:t>
        </w:r>
      </w:ins>
      <w:r>
        <w:t>few species</w:t>
      </w:r>
      <w:ins w:id="727" w:author="Kortsch, Susanne" w:date="2022-11-21T14:43:00Z">
        <w:r w:rsidR="00A0063F">
          <w:t xml:space="preserve"> play a</w:t>
        </w:r>
      </w:ins>
      <w:del w:id="728" w:author="Kortsch, Susanne" w:date="2022-11-21T14:43:00Z">
        <w:r w:rsidDel="00A0063F">
          <w:delText xml:space="preserve"> are</w:delText>
        </w:r>
      </w:del>
      <w:r>
        <w:t xml:space="preserve"> key</w:t>
      </w:r>
      <w:ins w:id="729" w:author="Kortsch, Susanne" w:date="2022-11-21T14:44:00Z">
        <w:r w:rsidR="00A0063F">
          <w:t xml:space="preserve"> role</w:t>
        </w:r>
      </w:ins>
      <w:r>
        <w:t xml:space="preserve"> </w:t>
      </w:r>
      <w:del w:id="730" w:author="Kortsch, Susanne" w:date="2022-11-21T15:19:00Z">
        <w:r w:rsidDel="00C054B9">
          <w:delText>in terms of</w:delText>
        </w:r>
      </w:del>
      <w:ins w:id="731" w:author="Kortsch, Susanne" w:date="2022-11-21T15:19:00Z">
        <w:r w:rsidR="00C054B9">
          <w:t xml:space="preserve">with respect </w:t>
        </w:r>
      </w:ins>
      <w:ins w:id="732" w:author="Kortsch, Susanne" w:date="2022-11-21T15:20:00Z">
        <w:r w:rsidR="00C054B9">
          <w:t>to</w:t>
        </w:r>
      </w:ins>
      <w:r>
        <w:t xml:space="preserve"> food web stability</w:t>
      </w:r>
      <w:del w:id="733" w:author="Kortsch, Susanne" w:date="2022-11-21T14:42:00Z">
        <w:r w:rsidDel="00A0063F">
          <w:delText>,</w:delText>
        </w:r>
        <w:r w:rsidDel="00A0063F">
          <w:delText xml:space="preserve"> presenting particular weighted and unweighted properties</w:delText>
        </w:r>
      </w:del>
      <w:r>
        <w:t xml:space="preserve">. </w:t>
      </w:r>
      <w:moveToRangeStart w:id="734" w:author="Kortsch, Susanne" w:date="2022-11-21T15:09:00Z" w:name="move119935793"/>
      <w:moveTo w:id="735" w:author="Kortsch, Susanne" w:date="2022-11-21T15:09:00Z">
        <w:del w:id="736" w:author="Kortsch, Susanne" w:date="2022-11-21T15:17:00Z">
          <w:r w:rsidR="002965FE" w:rsidDel="00C054B9">
            <w:delText xml:space="preserve">Our results show that only few species are key in terms of stability in the Weddell Sea food web. </w:delText>
          </w:r>
        </w:del>
        <w:r w:rsidR="002965FE">
          <w:t xml:space="preserve">This is in concordance with </w:t>
        </w:r>
      </w:moveTo>
      <w:ins w:id="737" w:author="Kortsch, Susanne" w:date="2022-11-21T15:17:00Z">
        <w:r w:rsidR="00C054B9">
          <w:t xml:space="preserve">other </w:t>
        </w:r>
      </w:ins>
      <w:moveTo w:id="738" w:author="Kortsch, Susanne" w:date="2022-11-21T15:09:00Z">
        <w:r w:rsidR="002965FE">
          <w:t>studies o</w:t>
        </w:r>
      </w:moveTo>
      <w:ins w:id="739" w:author="Kortsch, Susanne" w:date="2022-11-21T15:17:00Z">
        <w:r w:rsidR="00C054B9">
          <w:t xml:space="preserve">n </w:t>
        </w:r>
      </w:ins>
      <w:moveTo w:id="740" w:author="Kortsch, Susanne" w:date="2022-11-21T15:09:00Z">
        <w:del w:id="741" w:author="Kortsch, Susanne" w:date="2022-11-21T15:17:00Z">
          <w:r w:rsidR="002965FE" w:rsidDel="00C054B9">
            <w:delText xml:space="preserve">f </w:delText>
          </w:r>
        </w:del>
        <w:r w:rsidR="002965FE">
          <w:t xml:space="preserve">complex empirical food webs in marine ecosystems in the Arctic and other locations in Antarctica (Kortsch et al. 2015; Marina et al. 2018; Rodriguez et al. 2022). </w:t>
        </w:r>
      </w:moveTo>
      <w:ins w:id="742" w:author="Kortsch, Susanne" w:date="2022-11-21T15:18:00Z">
        <w:r w:rsidR="00C054B9">
          <w:t xml:space="preserve">These </w:t>
        </w:r>
      </w:ins>
      <w:moveTo w:id="743" w:author="Kortsch, Susanne" w:date="2022-11-21T15:09:00Z">
        <w:del w:id="744" w:author="Kortsch, Susanne" w:date="2022-11-21T15:18:00Z">
          <w:r w:rsidR="002965FE" w:rsidDel="00C054B9">
            <w:delText xml:space="preserve">In the present work we identify that such </w:delText>
          </w:r>
        </w:del>
        <w:r w:rsidR="002965FE">
          <w:t xml:space="preserve">key species </w:t>
        </w:r>
        <w:del w:id="745" w:author="Kortsch, Susanne" w:date="2022-11-21T15:18:00Z">
          <w:r w:rsidR="002965FE" w:rsidDel="00C054B9">
            <w:delText>present</w:delText>
          </w:r>
        </w:del>
      </w:moveTo>
      <w:ins w:id="746" w:author="Kortsch, Susanne" w:date="2022-11-21T15:18:00Z">
        <w:r w:rsidR="00C054B9">
          <w:t>are characterized by</w:t>
        </w:r>
      </w:ins>
      <w:moveTo w:id="747" w:author="Kortsch, Susanne" w:date="2022-11-21T15:09:00Z">
        <w:r w:rsidR="002965FE">
          <w:t xml:space="preserve"> </w:t>
        </w:r>
      </w:moveTo>
      <w:ins w:id="748" w:author="Kortsch, Susanne" w:date="2022-11-21T15:20:00Z">
        <w:r w:rsidR="00C054B9">
          <w:t xml:space="preserve">a </w:t>
        </w:r>
      </w:ins>
      <w:moveTo w:id="749" w:author="Kortsch, Susanne" w:date="2022-11-21T15:09:00Z">
        <w:r w:rsidR="002965FE">
          <w:t>particular</w:t>
        </w:r>
      </w:moveTo>
      <w:ins w:id="750" w:author="Kortsch, Susanne" w:date="2022-11-21T15:20:00Z">
        <w:r w:rsidR="00C054B9">
          <w:t xml:space="preserve"> set of food web</w:t>
        </w:r>
      </w:ins>
      <w:moveTo w:id="751" w:author="Kortsch, Susanne" w:date="2022-11-21T15:09:00Z">
        <w:r w:rsidR="002965FE">
          <w:t xml:space="preserve"> </w:t>
        </w:r>
        <w:del w:id="752" w:author="Kortsch, Susanne" w:date="2022-11-21T15:18:00Z">
          <w:r w:rsidR="002965FE" w:rsidDel="00C054B9">
            <w:delText xml:space="preserve">weighted and unweighted </w:delText>
          </w:r>
        </w:del>
        <w:r w:rsidR="002965FE">
          <w:t>propertie</w:t>
        </w:r>
      </w:moveTo>
      <w:ins w:id="753" w:author="Kortsch, Susanne" w:date="2022-11-21T15:20:00Z">
        <w:r w:rsidR="00C054B9">
          <w:t>s:</w:t>
        </w:r>
      </w:ins>
      <w:moveTo w:id="754" w:author="Kortsch, Susanne" w:date="2022-11-21T15:09:00Z">
        <w:del w:id="755" w:author="Kortsch, Susanne" w:date="2022-11-21T15:20:00Z">
          <w:r w:rsidR="002965FE" w:rsidDel="00C054B9">
            <w:delText>s:</w:delText>
          </w:r>
        </w:del>
        <w:r w:rsidR="002965FE">
          <w:t xml:space="preserve"> </w:t>
        </w:r>
        <w:del w:id="756" w:author="Kortsch, Susanne" w:date="2022-11-21T15:18:00Z">
          <w:r w:rsidR="002965FE" w:rsidDel="00C054B9">
            <w:delText xml:space="preserve">1) </w:delText>
          </w:r>
        </w:del>
        <w:r w:rsidR="002965FE">
          <w:t xml:space="preserve">high </w:t>
        </w:r>
      </w:moveTo>
      <w:ins w:id="757" w:author="Kortsch, Susanne" w:date="2022-11-21T15:20:00Z">
        <w:r w:rsidR="00C054B9">
          <w:t xml:space="preserve">to </w:t>
        </w:r>
      </w:ins>
      <w:moveTo w:id="758" w:author="Kortsch, Susanne" w:date="2022-11-21T15:09:00Z">
        <w:r w:rsidR="002965FE">
          <w:t xml:space="preserve">mean interaction strength; </w:t>
        </w:r>
        <w:del w:id="759" w:author="Kortsch, Susanne" w:date="2022-11-21T15:19:00Z">
          <w:r w:rsidR="002965FE" w:rsidDel="00C054B9">
            <w:delText xml:space="preserve">2) </w:delText>
          </w:r>
        </w:del>
        <w:r w:rsidR="002965FE">
          <w:t xml:space="preserve">mid to high trophic level; </w:t>
        </w:r>
      </w:moveTo>
      <w:ins w:id="760" w:author="Kortsch, Susanne" w:date="2022-11-21T15:19:00Z">
        <w:r w:rsidR="00C054B9">
          <w:t>r</w:t>
        </w:r>
      </w:ins>
      <w:moveTo w:id="761" w:author="Kortsch, Susanne" w:date="2022-11-21T15:09:00Z">
        <w:del w:id="762" w:author="Kortsch, Susanne" w:date="2022-11-21T15:19:00Z">
          <w:r w:rsidR="002965FE" w:rsidDel="00C054B9">
            <w:delText>3) r</w:delText>
          </w:r>
        </w:del>
        <w:r w:rsidR="002965FE">
          <w:t xml:space="preserve">elatively high number of interactions; and </w:t>
        </w:r>
        <w:del w:id="763" w:author="Kortsch, Susanne" w:date="2022-11-21T15:19:00Z">
          <w:r w:rsidR="002965FE" w:rsidDel="00C054B9">
            <w:delText xml:space="preserve">4) </w:delText>
          </w:r>
        </w:del>
        <w:r w:rsidR="002965FE">
          <w:t xml:space="preserve">mid to low trophic similarity. </w:t>
        </w:r>
        <w:del w:id="764" w:author="Kortsch, Susanne" w:date="2022-11-21T15:21:00Z">
          <w:r w:rsidR="002965FE" w:rsidDel="007C5DA3">
            <w:delText>The first attempt to gain insight into the role of species in the Weddell Sea applying a complex approach was that of Jacob et al. (2011). These authors used information on body size, predatory and feeding type, and environment (habitat) to study species’ roles. After performing</w:delText>
          </w:r>
        </w:del>
      </w:moveTo>
      <w:ins w:id="765" w:author="Kortsch, Susanne" w:date="2022-11-21T15:21:00Z">
        <w:r w:rsidR="007C5DA3">
          <w:t>In a previous study on</w:t>
        </w:r>
      </w:ins>
      <w:moveTo w:id="766" w:author="Kortsch, Susanne" w:date="2022-11-21T15:09:00Z">
        <w:r w:rsidR="002965FE">
          <w:t xml:space="preserve"> sequential extinction simulations</w:t>
        </w:r>
      </w:moveTo>
      <w:ins w:id="767" w:author="Kortsch, Susanne" w:date="2022-11-21T15:21:00Z">
        <w:r w:rsidR="007C5DA3">
          <w:t xml:space="preserve"> for the Weddell Sea food web, it was found  </w:t>
        </w:r>
      </w:ins>
      <w:moveTo w:id="768" w:author="Kortsch, Susanne" w:date="2022-11-21T15:09:00Z">
        <w:del w:id="769" w:author="Kortsch, Susanne" w:date="2022-11-21T15:21:00Z">
          <w:r w:rsidR="002965FE" w:rsidDel="007C5DA3">
            <w:delText>, Jacob et al. (2011) found</w:delText>
          </w:r>
        </w:del>
      </w:moveTo>
      <w:ins w:id="770" w:author="Kortsch, Susanne" w:date="2022-11-21T15:21:00Z">
        <w:r w:rsidR="007C5DA3">
          <w:t>t</w:t>
        </w:r>
      </w:ins>
      <w:moveTo w:id="771" w:author="Kortsch, Susanne" w:date="2022-11-21T15:09:00Z">
        <w:del w:id="772" w:author="Kortsch, Susanne" w:date="2022-11-21T15:21:00Z">
          <w:r w:rsidR="002965FE" w:rsidDel="007C5DA3">
            <w:delText xml:space="preserve"> t</w:delText>
          </w:r>
        </w:del>
        <w:r w:rsidR="002965FE">
          <w:t>hat larger bodied</w:t>
        </w:r>
      </w:moveTo>
      <w:ins w:id="773" w:author="Kortsch, Susanne" w:date="2022-11-21T15:21:00Z">
        <w:r w:rsidR="00383700">
          <w:t xml:space="preserve">-sized </w:t>
        </w:r>
      </w:ins>
      <w:moveTo w:id="774" w:author="Kortsch, Susanne" w:date="2022-11-21T15:09:00Z">
        <w:del w:id="775" w:author="Kortsch, Susanne" w:date="2022-11-21T15:21:00Z">
          <w:r w:rsidR="002965FE" w:rsidDel="00383700">
            <w:delText xml:space="preserve"> </w:delText>
          </w:r>
        </w:del>
        <w:r w:rsidR="002965FE">
          <w:t>species c</w:t>
        </w:r>
      </w:moveTo>
      <w:ins w:id="776" w:author="Kortsch, Susanne" w:date="2022-11-21T15:24:00Z">
        <w:r w:rsidR="00E340E3">
          <w:t>ould</w:t>
        </w:r>
      </w:ins>
      <w:moveTo w:id="777" w:author="Kortsch, Susanne" w:date="2022-11-21T15:09:00Z">
        <w:del w:id="778" w:author="Kortsch, Susanne" w:date="2022-11-21T15:24:00Z">
          <w:r w:rsidR="002965FE" w:rsidDel="00E340E3">
            <w:delText>an</w:delText>
          </w:r>
        </w:del>
        <w:r w:rsidR="002965FE">
          <w:t xml:space="preserve"> be lost without causing </w:t>
        </w:r>
        <w:del w:id="779" w:author="Kortsch, Susanne" w:date="2022-11-21T15:25:00Z">
          <w:r w:rsidR="002965FE" w:rsidDel="00E340E3">
            <w:delText xml:space="preserve">a direct </w:delText>
          </w:r>
        </w:del>
        <w:r w:rsidR="002965FE">
          <w:t>collapse</w:t>
        </w:r>
      </w:moveTo>
      <w:ins w:id="780" w:author="Kortsch, Susanne" w:date="2022-11-21T15:25:00Z">
        <w:r w:rsidR="00E340E3">
          <w:t>s</w:t>
        </w:r>
      </w:ins>
      <w:moveTo w:id="781" w:author="Kortsch, Susanne" w:date="2022-11-21T15:09:00Z">
        <w:r w:rsidR="002965FE">
          <w:t xml:space="preserve"> of the network</w:t>
        </w:r>
        <w:del w:id="782" w:author="Kortsch, Susanne" w:date="2022-11-21T15:25:00Z">
          <w:r w:rsidR="002965FE" w:rsidDel="00E340E3">
            <w:delText xml:space="preserve"> topology</w:delText>
          </w:r>
        </w:del>
        <w:r w:rsidR="002965FE">
          <w:t>. A major caveat of this finding,</w:t>
        </w:r>
        <w:del w:id="783" w:author="Kortsch, Susanne" w:date="2022-11-21T15:25:00Z">
          <w:r w:rsidR="002965FE" w:rsidDel="00E340E3">
            <w:delText xml:space="preserve"> already</w:delText>
          </w:r>
        </w:del>
        <w:r w:rsidR="002965FE">
          <w:t xml:space="preserve"> </w:t>
        </w:r>
      </w:moveTo>
      <w:ins w:id="784" w:author="Kortsch, Susanne" w:date="2022-11-21T15:28:00Z">
        <w:r w:rsidR="00A4337F">
          <w:t xml:space="preserve">also </w:t>
        </w:r>
      </w:ins>
      <w:moveTo w:id="785" w:author="Kortsch, Susanne" w:date="2022-11-21T15:09:00Z">
        <w:r w:rsidR="002965FE">
          <w:t xml:space="preserve">recognized by the authors, </w:t>
        </w:r>
      </w:moveTo>
      <w:ins w:id="786" w:author="Kortsch, Susanne" w:date="2022-11-21T15:25:00Z">
        <w:r w:rsidR="00E340E3">
          <w:t xml:space="preserve">was </w:t>
        </w:r>
      </w:ins>
      <w:moveTo w:id="787" w:author="Kortsch, Susanne" w:date="2022-11-21T15:09:00Z">
        <w:del w:id="788" w:author="Kortsch, Susanne" w:date="2022-11-21T15:25:00Z">
          <w:r w:rsidR="002965FE" w:rsidDel="00E340E3">
            <w:delText xml:space="preserve">is </w:delText>
          </w:r>
        </w:del>
        <w:r w:rsidR="002965FE">
          <w:t xml:space="preserve">that population dynamics were ignored and </w:t>
        </w:r>
      </w:moveTo>
      <w:ins w:id="789" w:author="Kortsch, Susanne" w:date="2022-11-21T15:25:00Z">
        <w:r w:rsidR="00E340E3">
          <w:t xml:space="preserve">hence </w:t>
        </w:r>
      </w:ins>
      <w:moveTo w:id="790" w:author="Kortsch, Susanne" w:date="2022-11-21T15:09:00Z">
        <w:del w:id="791" w:author="Kortsch, Susanne" w:date="2022-11-21T15:25:00Z">
          <w:r w:rsidR="002965FE" w:rsidDel="00E340E3">
            <w:delText xml:space="preserve">therefore </w:delText>
          </w:r>
        </w:del>
        <w:r w:rsidR="002965FE">
          <w:t>no top-down extinctions, or other indirect effects, could occur. In our study we</w:t>
        </w:r>
        <w:del w:id="792" w:author="Kortsch, Susanne" w:date="2022-11-21T15:22:00Z">
          <w:r w:rsidR="002965FE" w:rsidDel="006F7085">
            <w:delText xml:space="preserve"> did</w:delText>
          </w:r>
        </w:del>
        <w:r w:rsidR="002965FE">
          <w:t xml:space="preserve"> consider</w:t>
        </w:r>
      </w:moveTo>
      <w:ins w:id="793" w:author="Kortsch, Susanne" w:date="2022-11-21T15:22:00Z">
        <w:r w:rsidR="006F7085">
          <w:t>ed</w:t>
        </w:r>
      </w:ins>
      <w:moveTo w:id="794" w:author="Kortsch, Susanne" w:date="2022-11-21T15:09:00Z">
        <w:r w:rsidR="002965FE">
          <w:t xml:space="preserve"> such</w:t>
        </w:r>
      </w:moveTo>
      <w:ins w:id="795" w:author="Kortsch, Susanne" w:date="2022-11-21T15:25:00Z">
        <w:r w:rsidR="00455590">
          <w:t xml:space="preserve"> top-down </w:t>
        </w:r>
      </w:ins>
      <w:moveTo w:id="796" w:author="Kortsch, Susanne" w:date="2022-11-21T15:09:00Z">
        <w:del w:id="797" w:author="Kortsch, Susanne" w:date="2022-11-21T15:25:00Z">
          <w:r w:rsidR="002965FE" w:rsidDel="00455590">
            <w:delText xml:space="preserve"> </w:delText>
          </w:r>
        </w:del>
        <w:r w:rsidR="002965FE">
          <w:t xml:space="preserve">effects by including information on the species interaction strength, which is of paramount importance when analysing the response of perturbations in ecological communities (McCann, Hastings, and Huxel 1998; Montoya et al. 2009; Novak et al. 2011). Thus, our study suggests that species with high mean interaction strength and high trophic level need to be considered with particular attention when trying to predict the effects of perturbations on the Weddell Sea ecosystem. </w:t>
        </w:r>
      </w:moveTo>
      <w:ins w:id="798" w:author="Kortsch, Susanne" w:date="2022-11-21T15:26:00Z">
        <w:r w:rsidR="00723ACF">
          <w:t xml:space="preserve">This </w:t>
        </w:r>
      </w:ins>
      <w:ins w:id="799" w:author="Kortsch, Susanne" w:date="2022-11-21T15:27:00Z">
        <w:r w:rsidR="00723ACF">
          <w:t xml:space="preserve">conclusion </w:t>
        </w:r>
      </w:ins>
      <w:ins w:id="800" w:author="Kortsch, Susanne" w:date="2022-11-21T15:26:00Z">
        <w:r w:rsidR="00723ACF">
          <w:t xml:space="preserve">is </w:t>
        </w:r>
      </w:ins>
      <w:ins w:id="801" w:author="Kortsch, Susanne" w:date="2022-11-21T15:29:00Z">
        <w:r w:rsidR="00A4337F">
          <w:t>further</w:t>
        </w:r>
      </w:ins>
      <w:moveTo w:id="802" w:author="Kortsch, Susanne" w:date="2022-11-21T15:09:00Z">
        <w:del w:id="803" w:author="Kortsch, Susanne" w:date="2022-11-21T15:26:00Z">
          <w:r w:rsidR="002965FE" w:rsidDel="00723ACF">
            <w:delText>Further</w:delText>
          </w:r>
        </w:del>
        <w:del w:id="804" w:author="Kortsch, Susanne" w:date="2022-11-21T15:29:00Z">
          <w:r w:rsidR="002965FE" w:rsidDel="00A4337F">
            <w:delText>more</w:delText>
          </w:r>
        </w:del>
      </w:moveTo>
      <w:ins w:id="805" w:author="Kortsch, Susanne" w:date="2022-11-21T15:26:00Z">
        <w:r w:rsidR="00723ACF">
          <w:t xml:space="preserve"> reinforced</w:t>
        </w:r>
      </w:ins>
      <w:ins w:id="806" w:author="Kortsch, Susanne" w:date="2022-11-21T15:27:00Z">
        <w:r w:rsidR="008F2587">
          <w:t xml:space="preserve"> by the finding that </w:t>
        </w:r>
      </w:ins>
      <w:moveTo w:id="807" w:author="Kortsch, Susanne" w:date="2022-11-21T15:09:00Z">
        <w:del w:id="808" w:author="Kortsch, Susanne" w:date="2022-11-21T15:26:00Z">
          <w:r w:rsidR="002965FE" w:rsidDel="00723ACF">
            <w:delText xml:space="preserve">, this arises as a greater issue since we have identified that </w:delText>
          </w:r>
        </w:del>
        <w:r w:rsidR="002965FE">
          <w:t xml:space="preserve">these species </w:t>
        </w:r>
        <w:del w:id="809" w:author="Kortsch, Susanne" w:date="2022-11-21T15:27:00Z">
          <w:r w:rsidR="002965FE" w:rsidDel="00BE132B">
            <w:delText xml:space="preserve">present </w:delText>
          </w:r>
        </w:del>
      </w:moveTo>
      <w:ins w:id="810" w:author="Kortsch, Susanne" w:date="2022-11-21T15:27:00Z">
        <w:r w:rsidR="00BE132B">
          <w:t xml:space="preserve">have </w:t>
        </w:r>
      </w:ins>
      <w:moveTo w:id="811" w:author="Kortsch, Susanne" w:date="2022-11-21T15:09:00Z">
        <w:del w:id="812" w:author="Kortsch, Susanne" w:date="2022-11-21T15:27:00Z">
          <w:r w:rsidR="002965FE" w:rsidDel="00BE132B">
            <w:delText xml:space="preserve">a </w:delText>
          </w:r>
        </w:del>
        <w:r w:rsidR="002965FE">
          <w:t xml:space="preserve">mid to low trophic similarity, </w:t>
        </w:r>
      </w:moveTo>
      <w:ins w:id="813" w:author="Kortsch, Susanne" w:date="2022-11-21T15:27:00Z">
        <w:r w:rsidR="00090BF2">
          <w:t xml:space="preserve">which </w:t>
        </w:r>
      </w:ins>
      <w:moveTo w:id="814" w:author="Kortsch, Susanne" w:date="2022-11-21T15:09:00Z">
        <w:r w:rsidR="002965FE">
          <w:t>mean</w:t>
        </w:r>
      </w:moveTo>
      <w:ins w:id="815" w:author="Kortsch, Susanne" w:date="2022-11-21T15:27:00Z">
        <w:r w:rsidR="00090BF2">
          <w:t>s</w:t>
        </w:r>
      </w:ins>
      <w:moveTo w:id="816" w:author="Kortsch, Susanne" w:date="2022-11-21T15:09:00Z">
        <w:del w:id="817" w:author="Kortsch, Susanne" w:date="2022-11-21T15:27:00Z">
          <w:r w:rsidR="002965FE" w:rsidDel="00090BF2">
            <w:delText>ing</w:delText>
          </w:r>
        </w:del>
        <w:r w:rsidR="002965FE">
          <w:t xml:space="preserve"> that few other species of the food web can occupy the same trophic role. I</w:t>
        </w:r>
      </w:moveTo>
      <w:ins w:id="818" w:author="Kortsch, Susanne" w:date="2022-11-21T15:30:00Z">
        <w:r w:rsidR="007D3182">
          <w:t xml:space="preserve">n a </w:t>
        </w:r>
      </w:ins>
      <w:moveTo w:id="819" w:author="Kortsch, Susanne" w:date="2022-11-21T15:09:00Z">
        <w:del w:id="820" w:author="Kortsch, Susanne" w:date="2022-11-21T15:30:00Z">
          <w:r w:rsidR="002965FE" w:rsidDel="007D3182">
            <w:delText xml:space="preserve">n this sense, Murphy et al. (2016)’s </w:delText>
          </w:r>
        </w:del>
        <w:r w:rsidR="002965FE">
          <w:t>review</w:t>
        </w:r>
      </w:moveTo>
      <w:ins w:id="821" w:author="Kortsch, Susanne" w:date="2022-11-21T15:30:00Z">
        <w:r w:rsidR="009F40A6">
          <w:t>, it was</w:t>
        </w:r>
      </w:ins>
      <w:moveTo w:id="822" w:author="Kortsch, Susanne" w:date="2022-11-21T15:09:00Z">
        <w:r w:rsidR="002965FE">
          <w:t xml:space="preserve"> emphasized that polar pelagic </w:t>
        </w:r>
        <w:del w:id="823" w:author="Kortsch, Susanne" w:date="2022-11-21T15:35:00Z">
          <w:r w:rsidR="002965FE" w:rsidDel="00C02426">
            <w:delText>ecosystems</w:delText>
          </w:r>
        </w:del>
      </w:moveTo>
      <w:ins w:id="824" w:author="Kortsch, Susanne" w:date="2022-11-21T15:35:00Z">
        <w:r w:rsidR="00C02426">
          <w:t>communities</w:t>
        </w:r>
      </w:ins>
      <w:moveTo w:id="825" w:author="Kortsch, Susanne" w:date="2022-11-21T15:09:00Z">
        <w:r w:rsidR="002965FE">
          <w:t xml:space="preserve"> are particularly sensitive to </w:t>
        </w:r>
        <w:commentRangeStart w:id="826"/>
        <w:r w:rsidR="002965FE">
          <w:t>change</w:t>
        </w:r>
      </w:moveTo>
      <w:ins w:id="827" w:author="Kortsch, Susanne" w:date="2022-11-21T15:30:00Z">
        <w:r w:rsidR="009F40A6">
          <w:t>s</w:t>
        </w:r>
      </w:ins>
      <w:commentRangeEnd w:id="826"/>
      <w:ins w:id="828" w:author="Kortsch, Susanne" w:date="2022-11-21T15:31:00Z">
        <w:r w:rsidR="003A60A6">
          <w:rPr>
            <w:rStyle w:val="CommentReference"/>
          </w:rPr>
          <w:commentReference w:id="826"/>
        </w:r>
      </w:ins>
      <w:moveTo w:id="829" w:author="Kortsch, Susanne" w:date="2022-11-21T15:09:00Z">
        <w:r w:rsidR="002965FE">
          <w:t xml:space="preserve"> due to a low functional redundancy at key trophic levels</w:t>
        </w:r>
      </w:moveTo>
      <w:ins w:id="830" w:author="Kortsch, Susanne" w:date="2022-11-21T15:29:00Z">
        <w:r w:rsidR="007D3182">
          <w:t xml:space="preserve"> (Mur</w:t>
        </w:r>
      </w:ins>
      <w:ins w:id="831" w:author="Kortsch, Susanne" w:date="2022-11-21T15:30:00Z">
        <w:r w:rsidR="007D3182">
          <w:t>p</w:t>
        </w:r>
      </w:ins>
      <w:ins w:id="832" w:author="Kortsch, Susanne" w:date="2022-11-21T15:29:00Z">
        <w:r w:rsidR="007D3182">
          <w:t>hy et al. 201</w:t>
        </w:r>
      </w:ins>
      <w:ins w:id="833" w:author="Kortsch, Susanne" w:date="2022-11-21T15:30:00Z">
        <w:r w:rsidR="007D3182">
          <w:t>6</w:t>
        </w:r>
      </w:ins>
      <w:ins w:id="834" w:author="Kortsch, Susanne" w:date="2022-11-21T15:29:00Z">
        <w:r w:rsidR="007D3182">
          <w:t>)</w:t>
        </w:r>
      </w:ins>
      <w:moveTo w:id="835" w:author="Kortsch, Susanne" w:date="2022-11-21T15:09:00Z">
        <w:r w:rsidR="002965FE">
          <w:t xml:space="preserve">. </w:t>
        </w:r>
      </w:moveTo>
      <w:ins w:id="836" w:author="Kortsch, Susanne" w:date="2022-11-21T15:32:00Z">
        <w:r w:rsidR="003A60A6">
          <w:t>Here we</w:t>
        </w:r>
      </w:ins>
      <w:moveTo w:id="837" w:author="Kortsch, Susanne" w:date="2022-11-21T15:09:00Z">
        <w:del w:id="838" w:author="Kortsch, Susanne" w:date="2022-11-21T15:30:00Z">
          <w:r w:rsidR="002965FE" w:rsidDel="009F40A6">
            <w:delText>It’s</w:delText>
          </w:r>
        </w:del>
        <w:del w:id="839" w:author="Kortsch, Susanne" w:date="2022-11-21T15:32:00Z">
          <w:r w:rsidR="002965FE" w:rsidDel="003A60A6">
            <w:delText xml:space="preserve"> important to note that we</w:delText>
          </w:r>
        </w:del>
        <w:r w:rsidR="002965FE">
          <w:t xml:space="preserve"> provide</w:t>
        </w:r>
      </w:moveTo>
      <w:ins w:id="840" w:author="Kortsch, Susanne" w:date="2022-11-21T15:32:00Z">
        <w:r w:rsidR="000F7B9B">
          <w:t xml:space="preserve"> </w:t>
        </w:r>
      </w:ins>
      <w:moveTo w:id="841" w:author="Kortsch, Susanne" w:date="2022-11-21T15:09:00Z">
        <w:del w:id="842" w:author="Kortsch, Susanne" w:date="2022-11-21T15:32:00Z">
          <w:r w:rsidR="002965FE" w:rsidDel="000F7B9B">
            <w:delText xml:space="preserve"> a </w:delText>
          </w:r>
        </w:del>
        <w:r w:rsidR="002965FE">
          <w:t>broader analys</w:t>
        </w:r>
      </w:moveTo>
      <w:ins w:id="843" w:author="Kortsch, Susanne" w:date="2022-11-21T15:32:00Z">
        <w:r w:rsidR="000F7B9B">
          <w:t>e</w:t>
        </w:r>
      </w:ins>
      <w:moveTo w:id="844" w:author="Kortsch, Susanne" w:date="2022-11-21T15:09:00Z">
        <w:del w:id="845" w:author="Kortsch, Susanne" w:date="2022-11-21T15:32:00Z">
          <w:r w:rsidR="002965FE" w:rsidDel="000F7B9B">
            <w:delText>i</w:delText>
          </w:r>
        </w:del>
        <w:r w:rsidR="002965FE">
          <w:t xml:space="preserve">s </w:t>
        </w:r>
      </w:moveTo>
      <w:ins w:id="846" w:author="Kortsch, Susanne" w:date="2022-11-21T15:32:00Z">
        <w:r w:rsidR="0054143E">
          <w:t>o</w:t>
        </w:r>
      </w:ins>
      <w:ins w:id="847" w:author="Kortsch, Susanne" w:date="2022-11-21T15:35:00Z">
        <w:r w:rsidR="00C02426">
          <w:t>f</w:t>
        </w:r>
      </w:ins>
      <w:ins w:id="848" w:author="Kortsch, Susanne" w:date="2022-11-21T15:32:00Z">
        <w:r w:rsidR="0054143E">
          <w:t xml:space="preserve"> species impact on food web </w:t>
        </w:r>
      </w:ins>
      <w:ins w:id="849" w:author="Kortsch, Susanne" w:date="2022-11-21T15:33:00Z">
        <w:r w:rsidR="0054143E">
          <w:t>robustness</w:t>
        </w:r>
      </w:ins>
      <w:ins w:id="850" w:author="Kortsch, Susanne" w:date="2022-11-21T15:35:00Z">
        <w:r w:rsidR="00C02426">
          <w:t xml:space="preserve"> by</w:t>
        </w:r>
      </w:ins>
      <w:ins w:id="851" w:author="Kortsch, Susanne" w:date="2022-11-21T15:33:00Z">
        <w:r w:rsidR="0054143E">
          <w:t xml:space="preserve"> </w:t>
        </w:r>
      </w:ins>
      <w:moveTo w:id="852" w:author="Kortsch, Susanne" w:date="2022-11-21T15:09:00Z">
        <w:del w:id="853" w:author="Kortsch, Susanne" w:date="2022-11-21T15:32:00Z">
          <w:r w:rsidR="002965FE" w:rsidDel="0054143E">
            <w:delText xml:space="preserve">in this regard </w:delText>
          </w:r>
        </w:del>
        <w:del w:id="854" w:author="Kortsch, Susanne" w:date="2022-11-21T15:35:00Z">
          <w:r w:rsidR="002965FE" w:rsidDel="00C02426">
            <w:delText xml:space="preserve">because we have </w:delText>
          </w:r>
        </w:del>
        <w:r w:rsidR="002965FE">
          <w:t>includ</w:t>
        </w:r>
      </w:moveTo>
      <w:ins w:id="855" w:author="Kortsch, Susanne" w:date="2022-11-21T15:35:00Z">
        <w:r w:rsidR="00C02426">
          <w:t>ing</w:t>
        </w:r>
      </w:ins>
      <w:moveTo w:id="856" w:author="Kortsch, Susanne" w:date="2022-11-21T15:09:00Z">
        <w:del w:id="857" w:author="Kortsch, Susanne" w:date="2022-11-21T15:35:00Z">
          <w:r w:rsidR="002965FE" w:rsidDel="00C02426">
            <w:delText>ed</w:delText>
          </w:r>
        </w:del>
        <w:r w:rsidR="002965FE">
          <w:t xml:space="preserve"> species from all habitats</w:t>
        </w:r>
      </w:moveTo>
      <w:ins w:id="858" w:author="Kortsch, Susanne" w:date="2022-11-21T15:35:00Z">
        <w:r w:rsidR="00C02426">
          <w:t xml:space="preserve"> (</w:t>
        </w:r>
      </w:ins>
      <w:moveTo w:id="859" w:author="Kortsch, Susanne" w:date="2022-11-21T15:09:00Z">
        <w:del w:id="860" w:author="Kortsch, Susanne" w:date="2022-11-21T15:33:00Z">
          <w:r w:rsidR="002965FE" w:rsidDel="00C02426">
            <w:delText xml:space="preserve"> (pelagic, </w:delText>
          </w:r>
        </w:del>
        <w:r w:rsidR="002965FE">
          <w:t>benthic,</w:t>
        </w:r>
      </w:moveTo>
      <w:ins w:id="861" w:author="Kortsch, Susanne" w:date="2022-11-21T15:33:00Z">
        <w:r w:rsidR="00C02426">
          <w:t xml:space="preserve"> pelagic and</w:t>
        </w:r>
      </w:ins>
      <w:moveTo w:id="862" w:author="Kortsch, Susanne" w:date="2022-11-21T15:09:00Z">
        <w:r w:rsidR="002965FE">
          <w:t xml:space="preserve"> land-based</w:t>
        </w:r>
      </w:moveTo>
      <w:ins w:id="863" w:author="Kortsch, Susanne" w:date="2022-11-21T15:35:00Z">
        <w:r w:rsidR="00C02426">
          <w:t>)</w:t>
        </w:r>
      </w:ins>
      <w:ins w:id="864" w:author="Kortsch, Susanne" w:date="2022-11-21T15:33:00Z">
        <w:r w:rsidR="00C02426">
          <w:t xml:space="preserve">. This </w:t>
        </w:r>
      </w:ins>
      <w:moveTo w:id="865" w:author="Kortsch, Susanne" w:date="2022-11-21T15:09:00Z">
        <w:del w:id="866" w:author="Kortsch, Susanne" w:date="2022-11-21T15:33:00Z">
          <w:r w:rsidR="002965FE" w:rsidDel="00C02426">
            <w:delText>)</w:delText>
          </w:r>
        </w:del>
      </w:moveTo>
      <w:ins w:id="867" w:author="Kortsch, Susanne" w:date="2022-11-21T15:37:00Z">
        <w:r w:rsidR="00A61A01">
          <w:t>suggests</w:t>
        </w:r>
      </w:ins>
      <w:ins w:id="868" w:author="Kortsch, Susanne" w:date="2022-11-21T15:31:00Z">
        <w:r w:rsidR="003A60A6">
          <w:t xml:space="preserve"> that th</w:t>
        </w:r>
      </w:ins>
      <w:ins w:id="869" w:author="Kortsch, Susanne" w:date="2022-11-21T15:34:00Z">
        <w:r w:rsidR="00C02426">
          <w:t>e</w:t>
        </w:r>
      </w:ins>
      <w:ins w:id="870" w:author="Kortsch, Susanne" w:date="2022-11-21T15:31:00Z">
        <w:r w:rsidR="003A60A6">
          <w:t xml:space="preserve"> </w:t>
        </w:r>
      </w:ins>
      <w:ins w:id="871" w:author="Kortsch, Susanne" w:date="2022-11-21T15:34:00Z">
        <w:r w:rsidR="00C02426">
          <w:t xml:space="preserve">sensitivity of marine polar ecosystem to environmental perturbations is </w:t>
        </w:r>
      </w:ins>
      <w:ins w:id="872" w:author="Kortsch, Susanne" w:date="2022-11-21T15:38:00Z">
        <w:r w:rsidR="004B6550">
          <w:t>a concern</w:t>
        </w:r>
        <w:r w:rsidR="008B6843">
          <w:t xml:space="preserve"> </w:t>
        </w:r>
      </w:ins>
      <w:ins w:id="873" w:author="Kortsch, Susanne" w:date="2022-11-21T15:36:00Z">
        <w:r w:rsidR="00A61A01">
          <w:t>also beyond the pelagic</w:t>
        </w:r>
      </w:ins>
      <w:ins w:id="874" w:author="Kortsch, Susanne" w:date="2022-11-21T15:37:00Z">
        <w:r w:rsidR="00A61A01">
          <w:t xml:space="preserve"> realm</w:t>
        </w:r>
      </w:ins>
      <w:ins w:id="875" w:author="Kortsch, Susanne" w:date="2022-11-21T15:36:00Z">
        <w:r w:rsidR="00A61A01">
          <w:t xml:space="preserve">. </w:t>
        </w:r>
      </w:ins>
      <w:moveTo w:id="876" w:author="Kortsch, Susanne" w:date="2022-11-21T15:09:00Z">
        <w:del w:id="877" w:author="Kortsch, Susanne" w:date="2022-11-21T15:31:00Z">
          <w:r w:rsidR="002965FE" w:rsidDel="003A60A6">
            <w:delText>.</w:delText>
          </w:r>
        </w:del>
      </w:moveTo>
    </w:p>
    <w:moveToRangeEnd w:id="734"/>
    <w:p w14:paraId="1528EA50" w14:textId="33E679E5" w:rsidR="000A3E7E" w:rsidRDefault="000A3E7E" w:rsidP="006F7085">
      <w:pPr>
        <w:pStyle w:val="BodyText"/>
        <w:rPr>
          <w:ins w:id="878" w:author="Kortsch, Susanne" w:date="2022-11-21T14:51:00Z"/>
        </w:rPr>
        <w:pPrChange w:id="879" w:author="Kortsch, Susanne" w:date="2022-11-21T15:23:00Z">
          <w:pPr>
            <w:pStyle w:val="FirstParagraph"/>
          </w:pPr>
        </w:pPrChange>
      </w:pPr>
    </w:p>
    <w:p w14:paraId="22543719" w14:textId="365FD2DB" w:rsidR="00436F8A" w:rsidRDefault="00D4081E">
      <w:pPr>
        <w:pStyle w:val="FirstParagraph"/>
      </w:pPr>
      <w:commentRangeStart w:id="880"/>
      <w:r>
        <w:t>It’s also noteworthy, that our study is the fir</w:t>
      </w:r>
      <w:r>
        <w:t>st of its type to consider the dimensionality of the interaction (2 or 3 dimensions) to estimate predator-prey relationships within a food web framework. After analysing more than 2900 predator-prey interactions from several ecosystems, Pawar, Dell, and Va</w:t>
      </w:r>
      <w:r>
        <w:t>n M. Savage (2012) concluded that interaction dimensionality is a critical factor driving consumer-resource dynamics, which will lead to better predictions of food web and ecosystem functioning. This arises as crucial to better understand how a complex sys</w:t>
      </w:r>
      <w:r>
        <w:t>tem such as the Weddell Sea might respond to environmental change, which is an ongoing issue in that region of the Antarctic (Gutt et al. 2022 and references herein).</w:t>
      </w:r>
      <w:commentRangeEnd w:id="880"/>
      <w:r w:rsidR="002739DB">
        <w:rPr>
          <w:rStyle w:val="CommentReference"/>
        </w:rPr>
        <w:commentReference w:id="880"/>
      </w:r>
    </w:p>
    <w:p w14:paraId="13D27581" w14:textId="71571F7C" w:rsidR="00436F8A" w:rsidDel="000A3E7E" w:rsidRDefault="00D4081E">
      <w:pPr>
        <w:pStyle w:val="BodyText"/>
        <w:rPr>
          <w:del w:id="881" w:author="Kortsch, Susanne" w:date="2022-11-21T14:51:00Z"/>
        </w:rPr>
      </w:pPr>
      <w:moveFromRangeStart w:id="882" w:author="Kortsch, Susanne" w:date="2022-11-21T14:47:00Z" w:name="move119934465"/>
      <w:commentRangeStart w:id="883"/>
      <w:moveFrom w:id="884" w:author="Kortsch, Susanne" w:date="2022-11-21T14:47:00Z">
        <w:del w:id="885" w:author="Kortsch, Susanne" w:date="2022-11-21T14:51:00Z">
          <w:r w:rsidDel="000A3E7E">
            <w:delText>O</w:delText>
          </w:r>
          <w:r w:rsidDel="000A3E7E">
            <w:delText>ur results regarding the distribution of the interaction strengths are consistent with p</w:delText>
          </w:r>
          <w:r w:rsidDel="000A3E7E">
            <w:delText>rior theoretical and empirical studies (e.g. McCann, Hastings, and Huxel 1998; Neutel, Heesterbeek, and de Ruiter 2002; Emmerson and Raffaelli 2004; Wootton and Emmerson 2005). Within a system of a given complexity, commonly only a few strong species inter</w:delText>
          </w:r>
          <w:r w:rsidDel="000A3E7E">
            <w:delText>actions are present with most interactions being weak. Historically, after May (1972) installed the debate complexity-stability, the results about the distribution of the interaction strength has been interpreted as an explanation for the persistence of co</w:delText>
          </w:r>
          <w:r w:rsidDel="000A3E7E">
            <w:delText xml:space="preserve">mplex food webs in nature (Bascompte, Melián, and Sala 2005; Allesina et al. 2015; Nilsson and McCann 2016). Here we showed that this pattern is also prevalent in one of the most complex empirical marine food webs that was studied so far, with 490 species </w:delText>
          </w:r>
          <w:r w:rsidDel="000A3E7E">
            <w:delText>and 16041 predator-prey interactions</w:delText>
          </w:r>
        </w:del>
      </w:moveFrom>
      <w:moveFromRangeEnd w:id="882"/>
      <w:del w:id="886" w:author="Kortsch, Susanne" w:date="2022-11-21T14:51:00Z">
        <w:r w:rsidDel="000A3E7E">
          <w:delText>.</w:delText>
        </w:r>
      </w:del>
    </w:p>
    <w:p w14:paraId="0BF28AEB" w14:textId="75D1B170" w:rsidR="00436F8A" w:rsidDel="001275AD" w:rsidRDefault="00D4081E">
      <w:pPr>
        <w:pStyle w:val="BodyText"/>
        <w:rPr>
          <w:del w:id="887" w:author="Kortsch, Susanne" w:date="2022-11-21T14:56:00Z"/>
        </w:rPr>
      </w:pPr>
      <w:del w:id="888" w:author="Kortsch, Susanne" w:date="2022-11-21T14:54:00Z">
        <w:r w:rsidDel="002E0178">
          <w:delText xml:space="preserve">Our approach to study species properties follows Kortsch et al. (2021) recommendation that suggests </w:delText>
        </w:r>
        <w:r w:rsidDel="002E0178">
          <w:delText xml:space="preserve">to </w:delText>
        </w:r>
      </w:del>
      <w:del w:id="889" w:author="Kortsch, Susanne" w:date="2022-11-21T14:55:00Z">
        <w:r w:rsidDel="005111EB">
          <w:delText>employ a range of descriptors</w:delText>
        </w:r>
      </w:del>
      <w:del w:id="890" w:author="Kortsch, Susanne" w:date="2022-11-21T14:54:00Z">
        <w:r w:rsidDel="006873B3">
          <w:delText xml:space="preserve"> from</w:delText>
        </w:r>
      </w:del>
      <w:del w:id="891" w:author="Kortsch, Susanne" w:date="2022-11-21T14:55:00Z">
        <w:r w:rsidDel="005111EB">
          <w:delText xml:space="preserve"> both unweighted and weighted food web </w:delText>
        </w:r>
      </w:del>
      <w:del w:id="892" w:author="Kortsch, Susanne" w:date="2022-11-21T14:54:00Z">
        <w:r w:rsidDel="005111EB">
          <w:delText xml:space="preserve">in order to </w:delText>
        </w:r>
      </w:del>
      <w:del w:id="893" w:author="Kortsch, Susanne" w:date="2022-11-21T14:55:00Z">
        <w:r w:rsidDel="005111EB">
          <w:delText>characterise the dynamic and m</w:delText>
        </w:r>
        <w:r w:rsidDel="005111EB">
          <w:delText xml:space="preserve">ultifaceted nature of structural and functional ecosystem changes. </w:delText>
        </w:r>
        <w:r w:rsidDel="001275AD">
          <w:delText xml:space="preserve">We went a step forward and analysed the relationship between weighted </w:delText>
        </w:r>
        <w:r w:rsidDel="001275AD">
          <w:delText xml:space="preserve">and unweighted descriptors. </w:delText>
        </w:r>
      </w:del>
      <w:del w:id="894" w:author="Kortsch, Susanne" w:date="2022-11-21T14:56:00Z">
        <w:r w:rsidDel="001275AD">
          <w:delText>In this regard, our results show a positive relationship between interaction strength (weig</w:delText>
        </w:r>
        <w:r w:rsidDel="001275AD">
          <w:delText>hted) and trophic level (unweighted), and between interaction strength and degree (total number of interactions). The former relationship might contradict those studies that suggest that mid-trophic level species are involved in the major pathways of energ</w:delText>
        </w:r>
        <w:r w:rsidDel="001275AD">
          <w:delText>y flow in high-latitude marine ecosystems (</w:delText>
        </w:r>
        <w:r w:rsidDel="001275AD">
          <w:rPr>
            <w:b/>
            <w:bCs/>
          </w:rPr>
          <w:delText>Pinkerton2014?</w:delText>
        </w:r>
        <w:r w:rsidDel="001275AD">
          <w:delText xml:space="preserve">; Murphy et al. 2016; </w:delText>
        </w:r>
        <w:r w:rsidDel="001275AD">
          <w:rPr>
            <w:b/>
            <w:bCs/>
          </w:rPr>
          <w:delText>McCormack2020?</w:delText>
        </w:r>
        <w:r w:rsidDel="001275AD">
          <w:delText>; Riccialdelli et al. 2020). This could be explained by the lack of species biomass data in our interaction strength estimations; the methodology we applied here (</w:delText>
        </w:r>
        <w:r w:rsidDel="001275AD">
          <w:delText xml:space="preserve">Pawar, Dell, and Van M. Savage 2012) allows to include empirical data for the density of the resource, though not for all food web species. Unfortunately, the lack of individual data for the entire Weddell Sea food web hampers any alternative approach. On </w:delText>
        </w:r>
        <w:r w:rsidDel="001275AD">
          <w:delText>the other hand, the positive relationship between interaction strength and degree reinforces the importance of species with many interactions: species with high degree (hubs) have a large impact on overall food web structure and functioning (Dunne, William</w:delText>
        </w:r>
        <w:r w:rsidDel="001275AD">
          <w:delText xml:space="preserve">s, and Martinez 2002a; Kortsch et al. 2015). In the Weddell Sea, species with high degree also tend to have high mean interaction strengths. </w:delText>
        </w:r>
        <w:commentRangeStart w:id="895"/>
        <w:r w:rsidDel="001275AD">
          <w:delText>This information on the quantity and quality of interactions and its relationship enables a robust assessment of th</w:delText>
        </w:r>
        <w:r w:rsidDel="001275AD">
          <w:delText>e species’ role in the stability of the food web (Cirtwill et al. 2018).</w:delText>
        </w:r>
        <w:commentRangeEnd w:id="895"/>
        <w:r w:rsidR="002739DB" w:rsidDel="001275AD">
          <w:rPr>
            <w:rStyle w:val="CommentReference"/>
          </w:rPr>
          <w:commentReference w:id="895"/>
        </w:r>
      </w:del>
    </w:p>
    <w:p w14:paraId="72C7FD8F" w14:textId="1D348199" w:rsidR="00436F8A" w:rsidDel="002965FE" w:rsidRDefault="00D4081E">
      <w:pPr>
        <w:pStyle w:val="BodyText"/>
        <w:rPr>
          <w:moveFrom w:id="896" w:author="Kortsch, Susanne" w:date="2022-11-21T15:09:00Z"/>
        </w:rPr>
      </w:pPr>
      <w:moveFromRangeStart w:id="897" w:author="Kortsch, Susanne" w:date="2022-11-21T15:09:00Z" w:name="move119935793"/>
      <w:moveFrom w:id="898" w:author="Kortsch, Susanne" w:date="2022-11-21T15:09:00Z">
        <w:r w:rsidDel="002965FE">
          <w:t>Our results show that only few species are key in terms of stability in the Weddell Sea food web. This is in concordance with studies of complex empirical food webs in marine ecosyste</w:t>
        </w:r>
        <w:r w:rsidDel="002965FE">
          <w:t>ms in the Arctic and other locations in Antarctica (Kortsch et al. 2015; Marina et al. 2018; Rodriguez et al. 2022). In the present work we identify that such key species present particular weighted and unweighted properties: 1) high mean interaction stren</w:t>
        </w:r>
        <w:r w:rsidDel="002965FE">
          <w:t>gth; 2) mid to high trophic level; 3) relatively high number of interactions; and 4) mid to low trophic similarity. The first attempt to gain insight into the role of species in the Weddell Sea applying a complex approach was that of Jacob et al. (2011). T</w:t>
        </w:r>
        <w:r w:rsidDel="002965FE">
          <w:t xml:space="preserve">hese authors used information on body size, predatory and feeding type, and environment (habitat) to study species’ roles. After performing sequential extinction simulations, Jacob et al. (2011) found that larger bodied species can be lost without causing </w:t>
        </w:r>
        <w:r w:rsidDel="002965FE">
          <w:t>a direct collapse of the network topology. A major caveat of this finding, already recognized by the authors, is that population dynamics were ignored and therefore no top-down extinctions, or other indirect effects, could occur. In our study we did consid</w:t>
        </w:r>
        <w:r w:rsidDel="002965FE">
          <w:t>er such effects by including information on the species interaction strength, which is of paramount importance when analysing the response of perturbations in ecological communities (McCann, Hastings, and Huxel 1998; Montoya et al. 2009; Novak et al. 2011)</w:t>
        </w:r>
        <w:r w:rsidDel="002965FE">
          <w:t>. Thus, our study suggests that species with high mean interaction strength and high trophic level need to be considered with particular attention when trying to predict the effects of perturbations on the Weddell Sea ecosystem. Furthermore, this arises as</w:t>
        </w:r>
        <w:r w:rsidDel="002965FE">
          <w:t xml:space="preserve"> a greater issue since we have identified that these species present a mid to low trophic similarity, meaning that few other species of the food web can occupy the same trophic role. In this sense, Murphy et al. (2016)’s review emphasized that polar pelagi</w:t>
        </w:r>
        <w:r w:rsidDel="002965FE">
          <w:t>c ecosystems are particularly sensitive to change due to a low functional redundancy at key trophic levels. It’s important to note that we provide a broader analysis in this regard because we have included species from all habitats (pelagic, benthic, land-</w:t>
        </w:r>
        <w:r w:rsidDel="002965FE">
          <w:t>based).</w:t>
        </w:r>
      </w:moveFrom>
    </w:p>
    <w:p w14:paraId="7D574CE2" w14:textId="77777777" w:rsidR="00436F8A" w:rsidRDefault="00D4081E">
      <w:pPr>
        <w:pStyle w:val="Heading2"/>
      </w:pPr>
      <w:bookmarkStart w:id="899" w:name="conclusions"/>
      <w:bookmarkEnd w:id="585"/>
      <w:moveFromRangeEnd w:id="897"/>
      <w:r>
        <w:t>Conclusions</w:t>
      </w:r>
      <w:commentRangeEnd w:id="883"/>
      <w:r w:rsidR="00420045">
        <w:rPr>
          <w:rStyle w:val="CommentReference"/>
          <w:rFonts w:asciiTheme="minorHAnsi" w:eastAsiaTheme="minorHAnsi" w:hAnsiTheme="minorHAnsi" w:cstheme="minorBidi"/>
          <w:b w:val="0"/>
          <w:bCs w:val="0"/>
          <w:color w:val="auto"/>
        </w:rPr>
        <w:commentReference w:id="883"/>
      </w:r>
    </w:p>
    <w:p w14:paraId="192D76B6" w14:textId="77777777" w:rsidR="00436F8A" w:rsidRDefault="00D4081E">
      <w:pPr>
        <w:pStyle w:val="FirstParagraph"/>
      </w:pPr>
      <w:r>
        <w:t>Our study goes beyond the current understanding of how species influence ecosystem structure and stability in the Weddell Sea in particular and in most polar regions in general (Murphy et al. 2016; McCormack et al. 2021). In the same an</w:t>
      </w:r>
      <w:r>
        <w:t>alysis we have integrated information about weighted (interaction strength) and unweighted species properties, enabling a more complete assessment of the food web structure and function, likely highlighting the ecological processes at play in the Weddell S</w:t>
      </w:r>
      <w:r>
        <w:t>ea ecosystem.</w:t>
      </w:r>
    </w:p>
    <w:p w14:paraId="002FDA4B" w14:textId="77777777" w:rsidR="00436F8A" w:rsidRDefault="00D4081E">
      <w:pPr>
        <w:pStyle w:val="BodyText"/>
      </w:pPr>
      <w:r>
        <w:t xml:space="preserve">We consider that the information provided in this study is important for the development of effective policies and management strategies, </w:t>
      </w:r>
      <w:commentRangeStart w:id="900"/>
      <w:r>
        <w:t xml:space="preserve">particularly given the ongoing initiative to implement a Marine Protected Area (MPA) in the Weddell Sea </w:t>
      </w:r>
      <w:commentRangeEnd w:id="900"/>
      <w:r w:rsidR="00AA3659">
        <w:rPr>
          <w:rStyle w:val="CommentReference"/>
        </w:rPr>
        <w:commentReference w:id="900"/>
      </w:r>
      <w:r>
        <w:t>(</w:t>
      </w:r>
      <w:proofErr w:type="spellStart"/>
      <w:r>
        <w:t>Teschke</w:t>
      </w:r>
      <w:proofErr w:type="spellEnd"/>
      <w:r>
        <w:t xml:space="preserve"> et al. 2021).</w:t>
      </w:r>
    </w:p>
    <w:p w14:paraId="46D62F3C" w14:textId="77777777" w:rsidR="00436F8A" w:rsidRDefault="00D4081E">
      <w:pPr>
        <w:pStyle w:val="Heading2"/>
      </w:pPr>
      <w:bookmarkStart w:id="901" w:name="references"/>
      <w:bookmarkEnd w:id="899"/>
      <w:r>
        <w:lastRenderedPageBreak/>
        <w:t>References</w:t>
      </w:r>
    </w:p>
    <w:p w14:paraId="21DEEF49" w14:textId="77777777" w:rsidR="00436F8A" w:rsidRDefault="00D4081E">
      <w:pPr>
        <w:pStyle w:val="Bibliography"/>
      </w:pPr>
      <w:bookmarkStart w:id="902" w:name="ref-Allesina2015"/>
      <w:bookmarkStart w:id="903" w:name="refs"/>
      <w:r>
        <w:t xml:space="preserve">Allesina, Stefano, Jacopo Grilli, György Barabás, Si Tang, Johnatan Aljadeff, and Amos Maritan. 2015. “Predicting the Stability of Large Structured Food Webs.” </w:t>
      </w:r>
      <w:r>
        <w:rPr>
          <w:i/>
          <w:iCs/>
        </w:rPr>
        <w:t>Nature Communications</w:t>
      </w:r>
      <w:r>
        <w:t xml:space="preserve"> 6 (1): 7842. </w:t>
      </w:r>
      <w:hyperlink r:id="rId17">
        <w:r>
          <w:rPr>
            <w:rStyle w:val="Hyperlink"/>
          </w:rPr>
          <w:t>https://doi.org/10.1038/ncomms8842</w:t>
        </w:r>
      </w:hyperlink>
      <w:r>
        <w:t>.</w:t>
      </w:r>
    </w:p>
    <w:p w14:paraId="008E8742" w14:textId="77777777" w:rsidR="00436F8A" w:rsidRDefault="00D4081E">
      <w:pPr>
        <w:pStyle w:val="Bibliography"/>
      </w:pPr>
      <w:bookmarkStart w:id="904" w:name="ref-Allesina2008"/>
      <w:bookmarkEnd w:id="902"/>
      <w:r>
        <w:t xml:space="preserve">Allesina, Stefano, and Mercedes Pascual. 2008. “Network Structure, Predatorprey Modules, and Stability in Large Food Webs.” </w:t>
      </w:r>
      <w:r>
        <w:rPr>
          <w:i/>
          <w:iCs/>
        </w:rPr>
        <w:t>Theoretical Ecology</w:t>
      </w:r>
      <w:r>
        <w:t xml:space="preserve"> 1 (1): 55–64. </w:t>
      </w:r>
      <w:hyperlink r:id="rId18">
        <w:r>
          <w:rPr>
            <w:rStyle w:val="Hyperlink"/>
          </w:rPr>
          <w:t>https://doi.org/10.1007/s12080-007-0007-8</w:t>
        </w:r>
      </w:hyperlink>
      <w:r>
        <w:t>.</w:t>
      </w:r>
    </w:p>
    <w:p w14:paraId="76E7AA3E" w14:textId="77777777" w:rsidR="00436F8A" w:rsidRDefault="00D4081E">
      <w:pPr>
        <w:pStyle w:val="Bibliography"/>
      </w:pPr>
      <w:bookmarkStart w:id="905" w:name="ref-Bascompte2005"/>
      <w:bookmarkEnd w:id="904"/>
      <w:r>
        <w:t xml:space="preserve">Bascompte, Jordi, Carlos J Melián, and Enric Sala. 2005. “Interaction Strength Combinations and the Overfishing of a Marine Food Web.” </w:t>
      </w:r>
      <w:r>
        <w:rPr>
          <w:i/>
          <w:iCs/>
        </w:rPr>
        <w:t>Proceedings of the National Academy of Sciences</w:t>
      </w:r>
      <w:r>
        <w:t xml:space="preserve"> 102 </w:t>
      </w:r>
      <w:r>
        <w:t xml:space="preserve">(15): 5443–47. </w:t>
      </w:r>
      <w:hyperlink r:id="rId19">
        <w:r>
          <w:rPr>
            <w:rStyle w:val="Hyperlink"/>
          </w:rPr>
          <w:t>https://doi.org/10.1073/pnas.0501562102</w:t>
        </w:r>
      </w:hyperlink>
      <w:r>
        <w:t>.</w:t>
      </w:r>
    </w:p>
    <w:p w14:paraId="307B005D" w14:textId="77777777" w:rsidR="00436F8A" w:rsidRDefault="00D4081E">
      <w:pPr>
        <w:pStyle w:val="Bibliography"/>
      </w:pPr>
      <w:bookmarkStart w:id="906" w:name="ref-Borrelli2014"/>
      <w:bookmarkEnd w:id="905"/>
      <w:r>
        <w:t xml:space="preserve">Borrelli, Jonathan J., and Lev R. Ginzburg. 2014. “Why There Are so Few Trophic Levels: Selection Against Instability Explains the Pattern.” </w:t>
      </w:r>
      <w:r>
        <w:rPr>
          <w:i/>
          <w:iCs/>
        </w:rPr>
        <w:t>Food Webs</w:t>
      </w:r>
      <w:r>
        <w:t xml:space="preserve"> 1 (1): 10–17. </w:t>
      </w:r>
      <w:hyperlink r:id="rId20">
        <w:r>
          <w:rPr>
            <w:rStyle w:val="Hyperlink"/>
          </w:rPr>
          <w:t>https://doi.org/10.1016/j.fooweb.2014.11.002</w:t>
        </w:r>
      </w:hyperlink>
      <w:r>
        <w:t>.</w:t>
      </w:r>
    </w:p>
    <w:p w14:paraId="79C9CE1E" w14:textId="77777777" w:rsidR="00436F8A" w:rsidRDefault="00D4081E">
      <w:pPr>
        <w:pStyle w:val="Bibliography"/>
      </w:pPr>
      <w:bookmarkStart w:id="907" w:name="ref-Brose2018"/>
      <w:bookmarkEnd w:id="906"/>
      <w:r>
        <w:t>Brose, Ulrich. 2018. “GlobAL daTabasE of Traits and Food Web Architecture (GATEWAy) Version 1.0.” German Centre for Integr</w:t>
      </w:r>
      <w:r>
        <w:t xml:space="preserve">ative Biodiversity Research (iDiv) Halle-Jena-Leipzig. </w:t>
      </w:r>
      <w:hyperlink r:id="rId21">
        <w:r>
          <w:rPr>
            <w:rStyle w:val="Hyperlink"/>
          </w:rPr>
          <w:t>https://doi.org/10.25829/IDIV.283-3-756</w:t>
        </w:r>
      </w:hyperlink>
      <w:r>
        <w:t>.</w:t>
      </w:r>
    </w:p>
    <w:p w14:paraId="4DF54909" w14:textId="77777777" w:rsidR="00436F8A" w:rsidRDefault="00D4081E">
      <w:pPr>
        <w:pStyle w:val="Bibliography"/>
      </w:pPr>
      <w:bookmarkStart w:id="908" w:name="ref-Burnham2002"/>
      <w:bookmarkEnd w:id="907"/>
      <w:r>
        <w:t>Burnham, KP, and DR Anderson. 2002. “Model Selection and Multimodel Inference: A Practical Informatio</w:t>
      </w:r>
      <w:r>
        <w:t xml:space="preserve">n-Theoretic Approach.” </w:t>
      </w:r>
      <w:r>
        <w:rPr>
          <w:i/>
          <w:iCs/>
        </w:rPr>
        <w:t>Springer, New YorkBurnham KP, Anderson DR, Huyvaert KP (2011) AIC Model Selection and Multimodel Inference in Behavioral Ecology: Some Background, Observations, and Comparisons. Behav Ecol Sociobiol</w:t>
      </w:r>
      <w:r>
        <w:t xml:space="preserve"> 65: 2335Cardoso.</w:t>
      </w:r>
    </w:p>
    <w:p w14:paraId="55FFCD16" w14:textId="77777777" w:rsidR="00436F8A" w:rsidRDefault="00D4081E">
      <w:pPr>
        <w:pStyle w:val="Bibliography"/>
      </w:pPr>
      <w:bookmarkStart w:id="909" w:name="ref-Cirtwill2018a"/>
      <w:bookmarkEnd w:id="908"/>
      <w:r>
        <w:t xml:space="preserve">Cirtwill, Alyssa R., Giulio Valentino Dalla Riva, Marilia P. Gaiarsa, Malyon D. Bimler, E. Fernando Cagua, Camille Coux, and D. Matthias Dehling. 2018. “A Review of Species Role Concepts in Food Webs.” </w:t>
      </w:r>
      <w:r>
        <w:rPr>
          <w:i/>
          <w:iCs/>
        </w:rPr>
        <w:t>Food Webs</w:t>
      </w:r>
      <w:r>
        <w:t xml:space="preserve"> 16 (September): e00093. </w:t>
      </w:r>
      <w:hyperlink r:id="rId22">
        <w:r>
          <w:rPr>
            <w:rStyle w:val="Hyperlink"/>
          </w:rPr>
          <w:t>https://doi.org/10.1016/j.fooweb.2018.e00093</w:t>
        </w:r>
      </w:hyperlink>
      <w:r>
        <w:t>.</w:t>
      </w:r>
    </w:p>
    <w:p w14:paraId="516BB7A2" w14:textId="77777777" w:rsidR="00436F8A" w:rsidRDefault="00D4081E">
      <w:pPr>
        <w:pStyle w:val="Bibliography"/>
      </w:pPr>
      <w:bookmarkStart w:id="910" w:name="ref-Csardi2005"/>
      <w:bookmarkEnd w:id="909"/>
      <w:r>
        <w:t xml:space="preserve">Csardi, Gabor, and Tamas Nepusz. 2005. “The Igraph Software Package for Complex Network Research.” </w:t>
      </w:r>
      <w:r>
        <w:rPr>
          <w:i/>
          <w:iCs/>
        </w:rPr>
        <w:t>InterJournal</w:t>
      </w:r>
      <w:r>
        <w:t xml:space="preserve"> Complex Systems (November): 1695.</w:t>
      </w:r>
    </w:p>
    <w:p w14:paraId="2C70983F" w14:textId="77777777" w:rsidR="00436F8A" w:rsidRDefault="00D4081E">
      <w:pPr>
        <w:pStyle w:val="Bibliography"/>
      </w:pPr>
      <w:bookmarkStart w:id="911" w:name="ref-Dayton1990"/>
      <w:bookmarkEnd w:id="910"/>
      <w:r>
        <w:t>Dayton, PK. 1990. “P</w:t>
      </w:r>
      <w:r>
        <w:t>olar Benthos. Polar Oceanography Part B: Chemistry, Biology and Geology.” Academic Press.</w:t>
      </w:r>
    </w:p>
    <w:p w14:paraId="768D6CEB" w14:textId="77777777" w:rsidR="00436F8A" w:rsidRDefault="00D4081E">
      <w:pPr>
        <w:pStyle w:val="Bibliography"/>
      </w:pPr>
      <w:bookmarkStart w:id="912" w:name="ref-Dunne2002a"/>
      <w:bookmarkEnd w:id="911"/>
      <w:r>
        <w:t xml:space="preserve">Dunne, Jennifer A., Richard J. Williams, and Neo D. Martinez. 2002a. “Network Structure and Biodiversity Loss in Food Webs: Robustness Increases with Connectance.” </w:t>
      </w:r>
      <w:r>
        <w:rPr>
          <w:i/>
          <w:iCs/>
        </w:rPr>
        <w:t>Ec</w:t>
      </w:r>
      <w:r>
        <w:rPr>
          <w:i/>
          <w:iCs/>
        </w:rPr>
        <w:t>ology Letters</w:t>
      </w:r>
      <w:r>
        <w:t xml:space="preserve"> 5 (4): 558–67. </w:t>
      </w:r>
      <w:hyperlink r:id="rId23">
        <w:r>
          <w:rPr>
            <w:rStyle w:val="Hyperlink"/>
          </w:rPr>
          <w:t>https://doi.org/10.1046/j.1461-0248.2002.00354.x</w:t>
        </w:r>
      </w:hyperlink>
      <w:r>
        <w:t>.</w:t>
      </w:r>
    </w:p>
    <w:p w14:paraId="2A9870E1" w14:textId="77777777" w:rsidR="00436F8A" w:rsidRDefault="00D4081E">
      <w:pPr>
        <w:pStyle w:val="Bibliography"/>
      </w:pPr>
      <w:bookmarkStart w:id="913" w:name="ref-Dunne2002"/>
      <w:bookmarkEnd w:id="912"/>
      <w:r>
        <w:t xml:space="preserve">———. 2002b. “Food-Web Structure and Network Theory: The </w:t>
      </w:r>
      <w:r>
        <w:t xml:space="preserve">Role of Connectance and Size.” </w:t>
      </w:r>
      <w:r>
        <w:rPr>
          <w:i/>
          <w:iCs/>
        </w:rPr>
        <w:t>Proceedings of the National Academy of Sciences</w:t>
      </w:r>
      <w:r>
        <w:t xml:space="preserve"> 99 (20): 12917–22. </w:t>
      </w:r>
      <w:hyperlink r:id="rId24">
        <w:r>
          <w:rPr>
            <w:rStyle w:val="Hyperlink"/>
          </w:rPr>
          <w:t>https://doi.org/10.1073/pnas.192407699</w:t>
        </w:r>
      </w:hyperlink>
      <w:r>
        <w:t>.</w:t>
      </w:r>
    </w:p>
    <w:p w14:paraId="352F24CE" w14:textId="77777777" w:rsidR="00436F8A" w:rsidRDefault="00D4081E">
      <w:pPr>
        <w:pStyle w:val="Bibliography"/>
      </w:pPr>
      <w:bookmarkStart w:id="914" w:name="ref-Emmerson2004"/>
      <w:bookmarkEnd w:id="913"/>
      <w:r>
        <w:t>Emmerson, Mark C, and Dave Raffaelli. 2004. “Predatorprey Bo</w:t>
      </w:r>
      <w:r>
        <w:t xml:space="preserve">dy Size, Interaction Strength and the Stability of a Real Food Web.” </w:t>
      </w:r>
      <w:r>
        <w:rPr>
          <w:i/>
          <w:iCs/>
        </w:rPr>
        <w:t>Journal of Animal Ecology</w:t>
      </w:r>
      <w:r>
        <w:t xml:space="preserve"> 73 (3): 399–409. </w:t>
      </w:r>
      <w:hyperlink r:id="rId25">
        <w:r>
          <w:rPr>
            <w:rStyle w:val="Hyperlink"/>
          </w:rPr>
          <w:t>https://doi.org/10.1111/j.0021-8790.2004.00818.x</w:t>
        </w:r>
      </w:hyperlink>
      <w:r>
        <w:t>.</w:t>
      </w:r>
    </w:p>
    <w:p w14:paraId="6CA3CE19" w14:textId="77777777" w:rsidR="00436F8A" w:rsidRDefault="00D4081E">
      <w:pPr>
        <w:pStyle w:val="Bibliography"/>
      </w:pPr>
      <w:bookmarkStart w:id="915" w:name="ref-Grilli2016"/>
      <w:bookmarkEnd w:id="914"/>
      <w:r>
        <w:lastRenderedPageBreak/>
        <w:t>Grilli, Jacopo, Tim Rogers</w:t>
      </w:r>
      <w:r>
        <w:t xml:space="preserve">, and Stefano Allesina. 2016. “Modularity and Stability in Ecological Communities.” </w:t>
      </w:r>
      <w:r>
        <w:rPr>
          <w:i/>
          <w:iCs/>
        </w:rPr>
        <w:t>Nature Communications</w:t>
      </w:r>
      <w:r>
        <w:t xml:space="preserve"> 7 (1): 12031. </w:t>
      </w:r>
      <w:hyperlink r:id="rId26">
        <w:r>
          <w:rPr>
            <w:rStyle w:val="Hyperlink"/>
          </w:rPr>
          <w:t>https://doi.org/10.1038/ncomms12031</w:t>
        </w:r>
      </w:hyperlink>
      <w:r>
        <w:t>.</w:t>
      </w:r>
    </w:p>
    <w:p w14:paraId="6326780F" w14:textId="77777777" w:rsidR="00436F8A" w:rsidRDefault="00D4081E">
      <w:pPr>
        <w:pStyle w:val="Bibliography"/>
      </w:pPr>
      <w:bookmarkStart w:id="916" w:name="ref-Gutt2022"/>
      <w:bookmarkEnd w:id="915"/>
      <w:r>
        <w:t>Gutt, Julian, Stefanie Arndt, David Keith Al</w:t>
      </w:r>
      <w:r>
        <w:t xml:space="preserve">an Barnes, Horst Bornemann, Thomas Brey, Olaf Eisen, Hauke Flores, et al. 2022. “Reviews and Syntheses: A Framework to Observe, Understand, and Project Ecosystem Response to Environmental Change in the East Antarctic Southern Ocean.” </w:t>
      </w:r>
      <w:r>
        <w:rPr>
          <w:i/>
          <w:iCs/>
        </w:rPr>
        <w:t>Biogeosciences Discuss</w:t>
      </w:r>
      <w:r>
        <w:rPr>
          <w:i/>
          <w:iCs/>
        </w:rPr>
        <w:t>ions</w:t>
      </w:r>
      <w:r>
        <w:t xml:space="preserve">, May, 1–49. </w:t>
      </w:r>
      <w:hyperlink r:id="rId27">
        <w:r>
          <w:rPr>
            <w:rStyle w:val="Hyperlink"/>
          </w:rPr>
          <w:t>https://doi.org/10.5194/bg-2022-110</w:t>
        </w:r>
      </w:hyperlink>
      <w:r>
        <w:t>.</w:t>
      </w:r>
    </w:p>
    <w:p w14:paraId="55D8D5B4" w14:textId="77777777" w:rsidR="00436F8A" w:rsidRDefault="00D4081E">
      <w:pPr>
        <w:pStyle w:val="Bibliography"/>
      </w:pPr>
      <w:bookmarkStart w:id="917" w:name="ref-Hudson2013"/>
      <w:bookmarkEnd w:id="916"/>
      <w:r>
        <w:t>Hudson, Lawrence N., Rob Emerson, Gareth B. Jenkins, Katrin Layer, Mark E. Ledger, Doris E. Pichler, Murray S. A. Thompson, Eoin J. O’Gorman, Guy W</w:t>
      </w:r>
      <w:r>
        <w:t xml:space="preserve">oodward, and Daniel C. Reuman. 2013. “Cheddar: Analysis and Visualisation of Ecological Communities in R.” </w:t>
      </w:r>
      <w:r>
        <w:rPr>
          <w:i/>
          <w:iCs/>
        </w:rPr>
        <w:t>Methods in Ecology and Evolution</w:t>
      </w:r>
      <w:r>
        <w:t xml:space="preserve"> 4 (1): 99–104. </w:t>
      </w:r>
      <w:hyperlink r:id="rId28">
        <w:r>
          <w:rPr>
            <w:rStyle w:val="Hyperlink"/>
          </w:rPr>
          <w:t>https://doi.org/10.1111/2041-210X.12005</w:t>
        </w:r>
      </w:hyperlink>
      <w:r>
        <w:t>.</w:t>
      </w:r>
    </w:p>
    <w:p w14:paraId="7A8B36B3" w14:textId="77777777" w:rsidR="00436F8A" w:rsidRDefault="00D4081E">
      <w:pPr>
        <w:pStyle w:val="Bibliography"/>
      </w:pPr>
      <w:bookmarkStart w:id="918" w:name="ref-Jacob2011"/>
      <w:bookmarkEnd w:id="917"/>
      <w:r>
        <w:t>J</w:t>
      </w:r>
      <w:r>
        <w:t xml:space="preserve">acob, Ute, Aaron Thierry, Ulrich Brose, Wolf E Arntz, Sofia Berg, Thomas Brey, Ingo Fetzer, et al. 2011. “The Role of Body Size in Complex Food Webs: A Cold Case.” In </w:t>
      </w:r>
      <w:r>
        <w:rPr>
          <w:i/>
          <w:iCs/>
        </w:rPr>
        <w:t>Advances In Ecological Research</w:t>
      </w:r>
      <w:r>
        <w:t>, edited by Andrea Belgrano B T - Advances in Ecological R</w:t>
      </w:r>
      <w:r>
        <w:t>esearch, 45:181–223. Elsevier B. V. https://doi.org/</w:t>
      </w:r>
      <w:hyperlink r:id="rId29">
        <w:r>
          <w:rPr>
            <w:rStyle w:val="Hyperlink"/>
          </w:rPr>
          <w:t>http://dx.doi.org/10.1016/B978-0-12-386475-8.00005-8</w:t>
        </w:r>
      </w:hyperlink>
      <w:r>
        <w:t>.</w:t>
      </w:r>
    </w:p>
    <w:p w14:paraId="49BE68D6" w14:textId="77777777" w:rsidR="00436F8A" w:rsidRDefault="00D4081E">
      <w:pPr>
        <w:pStyle w:val="Bibliography"/>
      </w:pPr>
      <w:bookmarkStart w:id="919" w:name="ref-Kortsch2021"/>
      <w:bookmarkEnd w:id="918"/>
      <w:r>
        <w:t>Kortsch, Susanne, Romain Frelat, Laurene Pecuchet, Pierre Olivier, Ivars Putni</w:t>
      </w:r>
      <w:r>
        <w:t xml:space="preserve">s, Erik Bonsdorff, Henn Ojaveer, et al. 2021. “Disentangling Temporal Food Web Dynamics Facilitates Understanding of Ecosystem Functioning.” </w:t>
      </w:r>
      <w:r>
        <w:rPr>
          <w:i/>
          <w:iCs/>
        </w:rPr>
        <w:t>Journal of Animal Ecology</w:t>
      </w:r>
      <w:r>
        <w:t xml:space="preserve"> 90 (5): 1205–16. </w:t>
      </w:r>
      <w:hyperlink r:id="rId30">
        <w:r>
          <w:rPr>
            <w:rStyle w:val="Hyperlink"/>
          </w:rPr>
          <w:t>https://doi.o</w:t>
        </w:r>
        <w:r>
          <w:rPr>
            <w:rStyle w:val="Hyperlink"/>
          </w:rPr>
          <w:t>rg/10.1111/1365-2656.13447</w:t>
        </w:r>
      </w:hyperlink>
      <w:r>
        <w:t>.</w:t>
      </w:r>
    </w:p>
    <w:p w14:paraId="28C8C4AB" w14:textId="77777777" w:rsidR="00436F8A" w:rsidRDefault="00D4081E">
      <w:pPr>
        <w:pStyle w:val="Bibliography"/>
      </w:pPr>
      <w:bookmarkStart w:id="920" w:name="ref-Kortsch2015"/>
      <w:bookmarkEnd w:id="919"/>
      <w:r>
        <w:t xml:space="preserve">Kortsch, Susanne, Raul Primicerio, Maria Fossheim, Andrey V. Dolgov, and Michaela Aschan. 2015. “Climate Change Alters the Structure of Arctic Marine Food Webs Due to Poleward Shifts of Boreal Generalists.” </w:t>
      </w:r>
      <w:r>
        <w:rPr>
          <w:i/>
          <w:iCs/>
        </w:rPr>
        <w:t>Proceedings of the Ro</w:t>
      </w:r>
      <w:r>
        <w:rPr>
          <w:i/>
          <w:iCs/>
        </w:rPr>
        <w:t>yal Society B: Biological Sciences</w:t>
      </w:r>
      <w:r>
        <w:t xml:space="preserve"> 282 (1814): 20151546. </w:t>
      </w:r>
      <w:hyperlink r:id="rId31">
        <w:r>
          <w:rPr>
            <w:rStyle w:val="Hyperlink"/>
          </w:rPr>
          <w:t>https://doi.org/10.1098/rspb.2015.1546</w:t>
        </w:r>
      </w:hyperlink>
      <w:r>
        <w:t>.</w:t>
      </w:r>
    </w:p>
    <w:p w14:paraId="392D8F51" w14:textId="77777777" w:rsidR="00436F8A" w:rsidRDefault="00D4081E">
      <w:pPr>
        <w:pStyle w:val="Bibliography"/>
      </w:pPr>
      <w:bookmarkStart w:id="921" w:name="ref-Marina2018"/>
      <w:bookmarkEnd w:id="920"/>
      <w:r>
        <w:t>Marina, Tomás I., Vanesa Salinas, Georgina Cordone, Gabriela Campana, Eugenia Moreira, Dolores Deregi</w:t>
      </w:r>
      <w:r>
        <w:t xml:space="preserve">bus, Luciana Torre, et al. 2018. “The Food Web of Potter Cove (Antarctica): Complexity, Structure and Function.” </w:t>
      </w:r>
      <w:r>
        <w:rPr>
          <w:i/>
          <w:iCs/>
        </w:rPr>
        <w:t>Estuarine, Coastal and Shelf Science</w:t>
      </w:r>
      <w:r>
        <w:t xml:space="preserve"> 200 (January): 141–51. </w:t>
      </w:r>
      <w:hyperlink r:id="rId32">
        <w:r>
          <w:rPr>
            <w:rStyle w:val="Hyperlink"/>
          </w:rPr>
          <w:t>https://doi.org/10.10</w:t>
        </w:r>
        <w:r>
          <w:rPr>
            <w:rStyle w:val="Hyperlink"/>
          </w:rPr>
          <w:t>16/j.ecss.2017.10.015</w:t>
        </w:r>
      </w:hyperlink>
      <w:r>
        <w:t>.</w:t>
      </w:r>
    </w:p>
    <w:p w14:paraId="23DFDCEF" w14:textId="77777777" w:rsidR="00436F8A" w:rsidRDefault="00D4081E">
      <w:pPr>
        <w:pStyle w:val="Bibliography"/>
      </w:pPr>
      <w:bookmarkStart w:id="922" w:name="ref-Martinez1991"/>
      <w:bookmarkEnd w:id="921"/>
      <w:r>
        <w:t xml:space="preserve">Martinez, Neo D. 1991. “Artifacts or Attributes? Effects of Resolution on the Little Rock Lake Food Web.” </w:t>
      </w:r>
      <w:r>
        <w:rPr>
          <w:i/>
          <w:iCs/>
        </w:rPr>
        <w:t>Ecological Monographs</w:t>
      </w:r>
      <w:r>
        <w:t xml:space="preserve"> 61 (4): 367–92. </w:t>
      </w:r>
      <w:hyperlink r:id="rId33">
        <w:r>
          <w:rPr>
            <w:rStyle w:val="Hyperlink"/>
          </w:rPr>
          <w:t>https://doi.org/10.2307/2937047</w:t>
        </w:r>
      </w:hyperlink>
      <w:r>
        <w:t>.</w:t>
      </w:r>
    </w:p>
    <w:p w14:paraId="5E2B93BD" w14:textId="77777777" w:rsidR="00436F8A" w:rsidRDefault="00D4081E">
      <w:pPr>
        <w:pStyle w:val="Bibliography"/>
      </w:pPr>
      <w:bookmarkStart w:id="923" w:name="ref-May1972"/>
      <w:bookmarkEnd w:id="922"/>
      <w:r>
        <w:t xml:space="preserve">May, </w:t>
      </w:r>
      <w:r>
        <w:t xml:space="preserve">Robert M. 1972. “Will a Large Complex System Be Stable?” </w:t>
      </w:r>
      <w:r>
        <w:rPr>
          <w:i/>
          <w:iCs/>
        </w:rPr>
        <w:t>Nature</w:t>
      </w:r>
      <w:r>
        <w:t xml:space="preserve"> 238 (5364): 413–14. </w:t>
      </w:r>
      <w:hyperlink r:id="rId34">
        <w:r>
          <w:rPr>
            <w:rStyle w:val="Hyperlink"/>
          </w:rPr>
          <w:t>https://doi.org/10.1038/238413a0</w:t>
        </w:r>
      </w:hyperlink>
      <w:r>
        <w:t>.</w:t>
      </w:r>
    </w:p>
    <w:p w14:paraId="48CFAE79" w14:textId="77777777" w:rsidR="00436F8A" w:rsidRDefault="00D4081E">
      <w:pPr>
        <w:pStyle w:val="Bibliography"/>
      </w:pPr>
      <w:bookmarkStart w:id="924" w:name="ref-McCallum2008"/>
      <w:bookmarkEnd w:id="923"/>
      <w:r>
        <w:t xml:space="preserve">McCallum, Hamish. 2008. </w:t>
      </w:r>
      <w:r>
        <w:rPr>
          <w:i/>
          <w:iCs/>
        </w:rPr>
        <w:t xml:space="preserve">Population Parameters: Estimation for </w:t>
      </w:r>
      <w:r>
        <w:rPr>
          <w:i/>
          <w:iCs/>
        </w:rPr>
        <w:t>Ecological Models</w:t>
      </w:r>
      <w:r>
        <w:t>. John Wiley &amp; Sons.</w:t>
      </w:r>
    </w:p>
    <w:p w14:paraId="6265389D" w14:textId="77777777" w:rsidR="00436F8A" w:rsidRDefault="00D4081E">
      <w:pPr>
        <w:pStyle w:val="Bibliography"/>
      </w:pPr>
      <w:bookmarkStart w:id="925" w:name="ref-McCann1998"/>
      <w:bookmarkEnd w:id="924"/>
      <w:r>
        <w:lastRenderedPageBreak/>
        <w:t xml:space="preserve">McCann, Kevin, Alan Hastings, and Gary R. Huxel. 1998. “Weak Trophic Interactions and the Balance of Nature.” </w:t>
      </w:r>
      <w:r>
        <w:rPr>
          <w:i/>
          <w:iCs/>
        </w:rPr>
        <w:t>Nature</w:t>
      </w:r>
      <w:r>
        <w:t xml:space="preserve"> 395 (6704): 794–98. </w:t>
      </w:r>
      <w:hyperlink r:id="rId35">
        <w:r>
          <w:rPr>
            <w:rStyle w:val="Hyperlink"/>
          </w:rPr>
          <w:t>https://doi.org/10.1038/27427</w:t>
        </w:r>
      </w:hyperlink>
      <w:r>
        <w:t>.</w:t>
      </w:r>
    </w:p>
    <w:p w14:paraId="6039C503" w14:textId="77777777" w:rsidR="00436F8A" w:rsidRDefault="00D4081E">
      <w:pPr>
        <w:pStyle w:val="Bibliography"/>
      </w:pPr>
      <w:bookmarkStart w:id="926" w:name="ref-McCormack2021"/>
      <w:bookmarkEnd w:id="925"/>
      <w:r>
        <w:t>M</w:t>
      </w:r>
      <w:r>
        <w:t xml:space="preserve">cCormack, Stacey A., Jessica Melbourne-Thomas, Rowan Trebilco, Gary Griffith, Simeon L. Hill, Carie Hoover, Nadine M. Johnston, et al. 2021. “Southern Ocean Food Web Modelling: Progress, Prognoses, and Future Priorities for Research and Policy Makers.” </w:t>
      </w:r>
      <w:r>
        <w:rPr>
          <w:i/>
          <w:iCs/>
        </w:rPr>
        <w:t>Fro</w:t>
      </w:r>
      <w:r>
        <w:rPr>
          <w:i/>
          <w:iCs/>
        </w:rPr>
        <w:t>ntiers in Ecology and Evolution</w:t>
      </w:r>
      <w:r>
        <w:t xml:space="preserve"> 9: 626. </w:t>
      </w:r>
      <w:hyperlink r:id="rId36">
        <w:r>
          <w:rPr>
            <w:rStyle w:val="Hyperlink"/>
          </w:rPr>
          <w:t>https://doi.org/10.3389/fevo.2021.624763</w:t>
        </w:r>
      </w:hyperlink>
      <w:r>
        <w:t>.</w:t>
      </w:r>
    </w:p>
    <w:p w14:paraId="2347E619" w14:textId="77777777" w:rsidR="00436F8A" w:rsidRDefault="00D4081E">
      <w:pPr>
        <w:pStyle w:val="Bibliography"/>
      </w:pPr>
      <w:bookmarkStart w:id="927" w:name="ref-Montoya2009"/>
      <w:bookmarkEnd w:id="926"/>
      <w:r>
        <w:t>Montoya, JoséM., Guy Woodward, Mark C. Emmerson, and Ricard V. Solé. 2009. “Press Perturbations and Indirect Effec</w:t>
      </w:r>
      <w:r>
        <w:t xml:space="preserve">ts in Real Food Webs.” </w:t>
      </w:r>
      <w:r>
        <w:rPr>
          <w:i/>
          <w:iCs/>
        </w:rPr>
        <w:t>Ecology</w:t>
      </w:r>
      <w:r>
        <w:t xml:space="preserve"> 90 (9): 2426–33. </w:t>
      </w:r>
      <w:hyperlink r:id="rId37">
        <w:r>
          <w:rPr>
            <w:rStyle w:val="Hyperlink"/>
          </w:rPr>
          <w:t>https://doi.org/10.1890/08-0657.1</w:t>
        </w:r>
      </w:hyperlink>
      <w:r>
        <w:t>.</w:t>
      </w:r>
    </w:p>
    <w:p w14:paraId="1853170A" w14:textId="77777777" w:rsidR="00436F8A" w:rsidRDefault="00D4081E">
      <w:pPr>
        <w:pStyle w:val="Bibliography"/>
      </w:pPr>
      <w:bookmarkStart w:id="928" w:name="ref-Murphy2016"/>
      <w:bookmarkEnd w:id="927"/>
      <w:r>
        <w:t>Murphy, E. J., R. D. Cavanagh, K. F. Drinkwater, S. M. Grant, J. J. Heymans, E. E. Hofmann, G. L. Hunt, and N. M. Johnst</w:t>
      </w:r>
      <w:r>
        <w:t xml:space="preserve">on. 2016. “Understanding the Structure and Functioning of Polar Pelagic Ecosystems to Predict the Impacts of Change.” </w:t>
      </w:r>
      <w:r>
        <w:rPr>
          <w:i/>
          <w:iCs/>
        </w:rPr>
        <w:t>Proceedings of the Royal Society B: Biological Sciences</w:t>
      </w:r>
      <w:r>
        <w:t xml:space="preserve"> 283 (1844): 20161646. </w:t>
      </w:r>
      <w:hyperlink r:id="rId38">
        <w:r>
          <w:rPr>
            <w:rStyle w:val="Hyperlink"/>
          </w:rPr>
          <w:t>ht</w:t>
        </w:r>
        <w:r>
          <w:rPr>
            <w:rStyle w:val="Hyperlink"/>
          </w:rPr>
          <w:t>tps://doi.org/10.1098/rspb.2016.1646</w:t>
        </w:r>
      </w:hyperlink>
      <w:r>
        <w:t>.</w:t>
      </w:r>
    </w:p>
    <w:p w14:paraId="46A798D3" w14:textId="77777777" w:rsidR="00436F8A" w:rsidRDefault="00D4081E">
      <w:pPr>
        <w:pStyle w:val="Bibliography"/>
      </w:pPr>
      <w:bookmarkStart w:id="929" w:name="ref-Neutel2002"/>
      <w:bookmarkEnd w:id="928"/>
      <w:proofErr w:type="spellStart"/>
      <w:r w:rsidRPr="00415C3B">
        <w:rPr>
          <w:lang w:val="sv-SE"/>
        </w:rPr>
        <w:t>Neutel</w:t>
      </w:r>
      <w:proofErr w:type="spellEnd"/>
      <w:r w:rsidRPr="00415C3B">
        <w:rPr>
          <w:lang w:val="sv-SE"/>
        </w:rPr>
        <w:t xml:space="preserve">, </w:t>
      </w:r>
      <w:proofErr w:type="spellStart"/>
      <w:r w:rsidRPr="00415C3B">
        <w:rPr>
          <w:lang w:val="sv-SE"/>
        </w:rPr>
        <w:t>Anje</w:t>
      </w:r>
      <w:proofErr w:type="spellEnd"/>
      <w:r w:rsidRPr="00415C3B">
        <w:rPr>
          <w:lang w:val="sv-SE"/>
        </w:rPr>
        <w:t xml:space="preserve">-Margriet, Johan A. P. </w:t>
      </w:r>
      <w:proofErr w:type="spellStart"/>
      <w:r w:rsidRPr="00415C3B">
        <w:rPr>
          <w:lang w:val="sv-SE"/>
        </w:rPr>
        <w:t>Heesterbeek</w:t>
      </w:r>
      <w:proofErr w:type="spellEnd"/>
      <w:r w:rsidRPr="00415C3B">
        <w:rPr>
          <w:lang w:val="sv-SE"/>
        </w:rPr>
        <w:t xml:space="preserve">, and Peter C. de </w:t>
      </w:r>
      <w:proofErr w:type="spellStart"/>
      <w:r w:rsidRPr="00415C3B">
        <w:rPr>
          <w:lang w:val="sv-SE"/>
        </w:rPr>
        <w:t>Ruiter</w:t>
      </w:r>
      <w:proofErr w:type="spellEnd"/>
      <w:r w:rsidRPr="00415C3B">
        <w:rPr>
          <w:lang w:val="sv-SE"/>
        </w:rPr>
        <w:t xml:space="preserve">. </w:t>
      </w:r>
      <w:r>
        <w:t xml:space="preserve">2002. “Stability in Real Food Webs: Weak Links in Long Loops.” </w:t>
      </w:r>
      <w:r>
        <w:rPr>
          <w:i/>
          <w:iCs/>
        </w:rPr>
        <w:t>Science</w:t>
      </w:r>
      <w:r>
        <w:t xml:space="preserve"> 296 (5570): 1120–23. </w:t>
      </w:r>
      <w:hyperlink r:id="rId39">
        <w:r>
          <w:rPr>
            <w:rStyle w:val="Hyperlink"/>
          </w:rPr>
          <w:t>https://doi.org/10.1126/science.1068326</w:t>
        </w:r>
      </w:hyperlink>
      <w:r>
        <w:t>.</w:t>
      </w:r>
    </w:p>
    <w:p w14:paraId="269EA75A" w14:textId="77777777" w:rsidR="00436F8A" w:rsidRDefault="00D4081E">
      <w:pPr>
        <w:pStyle w:val="Bibliography"/>
      </w:pPr>
      <w:bookmarkStart w:id="930" w:name="ref-Nilsson2016"/>
      <w:bookmarkEnd w:id="929"/>
      <w:r>
        <w:t xml:space="preserve">Nilsson, Karin A., and Kevin S. McCann. 2016. “Interaction Strength Revisitedclarifying the Role of Energy Flux for Food Web Stability.” </w:t>
      </w:r>
      <w:r>
        <w:rPr>
          <w:i/>
          <w:iCs/>
        </w:rPr>
        <w:t>Theoretical Ecology</w:t>
      </w:r>
      <w:r>
        <w:t xml:space="preserve"> 9 (1): 59–71. </w:t>
      </w:r>
      <w:hyperlink r:id="rId40">
        <w:r>
          <w:rPr>
            <w:rStyle w:val="Hyperlink"/>
          </w:rPr>
          <w:t>https://doi.org/10.1007/s12080-015-0282-8</w:t>
        </w:r>
      </w:hyperlink>
      <w:r>
        <w:t>.</w:t>
      </w:r>
    </w:p>
    <w:p w14:paraId="2F86F339" w14:textId="77777777" w:rsidR="00436F8A" w:rsidRDefault="00D4081E">
      <w:pPr>
        <w:pStyle w:val="Bibliography"/>
      </w:pPr>
      <w:bookmarkStart w:id="931" w:name="ref-Novak2011"/>
      <w:bookmarkEnd w:id="930"/>
      <w:r>
        <w:t>Novak, Mark, J. Timothy Wootton, Daniel F. Doak, Mark Emmerson, James A. Estes, and M. Timothy Tinker. 2011. “Predicting Community Responses to Perturbations in the Face of Imperfect Knowledg</w:t>
      </w:r>
      <w:r>
        <w:t xml:space="preserve">e and Network Complexity.” </w:t>
      </w:r>
      <w:r>
        <w:rPr>
          <w:i/>
          <w:iCs/>
        </w:rPr>
        <w:t>Ecology</w:t>
      </w:r>
      <w:r>
        <w:t xml:space="preserve"> 92 (4): 836–46. </w:t>
      </w:r>
      <w:hyperlink r:id="rId41">
        <w:r>
          <w:rPr>
            <w:rStyle w:val="Hyperlink"/>
          </w:rPr>
          <w:t>https://doi.org/10.1890/10-1354.1</w:t>
        </w:r>
      </w:hyperlink>
      <w:r>
        <w:t>.</w:t>
      </w:r>
    </w:p>
    <w:p w14:paraId="672DAF24" w14:textId="77777777" w:rsidR="00436F8A" w:rsidRDefault="00D4081E">
      <w:pPr>
        <w:pStyle w:val="Bibliography"/>
      </w:pPr>
      <w:bookmarkStart w:id="932" w:name="ref-Pawar2012"/>
      <w:bookmarkEnd w:id="931"/>
      <w:r>
        <w:t>Pawar, Samraat, Anthony I Dell, and Van M. Savage. 2012. “Dimensionality of Consumer Search Space Drives Trophic Inte</w:t>
      </w:r>
      <w:r>
        <w:t xml:space="preserve">raction Strengths.” </w:t>
      </w:r>
      <w:r>
        <w:rPr>
          <w:i/>
          <w:iCs/>
        </w:rPr>
        <w:t>Nature</w:t>
      </w:r>
      <w:r>
        <w:t xml:space="preserve"> 486 (May): 485. </w:t>
      </w:r>
      <w:hyperlink r:id="rId42">
        <w:r>
          <w:rPr>
            <w:rStyle w:val="Hyperlink"/>
          </w:rPr>
          <w:t>https://doi.org/10.1038/nature11131</w:t>
        </w:r>
      </w:hyperlink>
      <w:r>
        <w:t>.</w:t>
      </w:r>
    </w:p>
    <w:p w14:paraId="5EA4E552" w14:textId="77777777" w:rsidR="00436F8A" w:rsidRDefault="00D4081E">
      <w:pPr>
        <w:pStyle w:val="Bibliography"/>
      </w:pPr>
      <w:bookmarkStart w:id="933" w:name="ref-Riccialdelli2020"/>
      <w:bookmarkEnd w:id="932"/>
      <w:r>
        <w:t>Riccialdelli, Luciana, Yamila A. Becker, Nicolás E. Fioramonti, Mónica Torres, Daniel O. Bruno, Andrea Raya Rey, and Dani</w:t>
      </w:r>
      <w:r>
        <w:t xml:space="preserve">el A. Fernández. 2020. “Trophic Structure of Southern Marine Ecosystems: A Comparative Isotopic Analysis from the Beagle Channel to the Oceanic Burdwood Bank Area Under a Wasp-Waist Assumption.” </w:t>
      </w:r>
      <w:r>
        <w:rPr>
          <w:i/>
          <w:iCs/>
        </w:rPr>
        <w:t>Marine Ecology Progress Series</w:t>
      </w:r>
      <w:r>
        <w:t xml:space="preserve"> 655 (November): 1–27. </w:t>
      </w:r>
      <w:hyperlink r:id="rId43">
        <w:r>
          <w:rPr>
            <w:rStyle w:val="Hyperlink"/>
          </w:rPr>
          <w:t>https://doi.org/10.3354/meps13524</w:t>
        </w:r>
      </w:hyperlink>
      <w:r>
        <w:t>.</w:t>
      </w:r>
    </w:p>
    <w:p w14:paraId="76FE748B" w14:textId="77777777" w:rsidR="00436F8A" w:rsidRDefault="00D4081E">
      <w:pPr>
        <w:pStyle w:val="Bibliography"/>
      </w:pPr>
      <w:bookmarkStart w:id="934" w:name="ref-Rodriguez2022"/>
      <w:bookmarkEnd w:id="933"/>
      <w:r>
        <w:t>Rodriguez, Iara Diamela, Tomás I. Marina, Irene Ruth Schloss, and Leonardo Ariel Saravia. 2022. “Marine Food Webs Are More Complex but Less Stable in Sub-Antarctic (Beagle Chan</w:t>
      </w:r>
      <w:r>
        <w:t xml:space="preserve">nel, Argentina) Than in Antarctic (Potter Cove, Antarctic Peninsula) Regions.” </w:t>
      </w:r>
      <w:r>
        <w:rPr>
          <w:i/>
          <w:iCs/>
        </w:rPr>
        <w:t>Marine Environmental Research</w:t>
      </w:r>
      <w:r>
        <w:t xml:space="preserve"> 174 (February): 105561. </w:t>
      </w:r>
      <w:hyperlink r:id="rId44">
        <w:r>
          <w:rPr>
            <w:rStyle w:val="Hyperlink"/>
          </w:rPr>
          <w:t>https://doi.org/10.1016/j.marenvres.2022.105561</w:t>
        </w:r>
      </w:hyperlink>
      <w:r>
        <w:t>.</w:t>
      </w:r>
    </w:p>
    <w:p w14:paraId="1AC9FF12" w14:textId="77777777" w:rsidR="00436F8A" w:rsidRDefault="00D4081E">
      <w:pPr>
        <w:pStyle w:val="Bibliography"/>
      </w:pPr>
      <w:bookmarkStart w:id="935" w:name="ref-Saravia2019"/>
      <w:bookmarkEnd w:id="934"/>
      <w:r>
        <w:t xml:space="preserve">Saravia, L. A. 2019. “Multiweb: R Package for Multiple Interaction Ecological Networks.” Zenodo. </w:t>
      </w:r>
      <w:hyperlink r:id="rId45">
        <w:r>
          <w:rPr>
            <w:rStyle w:val="Hyperlink"/>
          </w:rPr>
          <w:t>https://doi.org/10.5281/zenodo.3370396</w:t>
        </w:r>
      </w:hyperlink>
      <w:r>
        <w:t>.</w:t>
      </w:r>
    </w:p>
    <w:p w14:paraId="524B11B5" w14:textId="77777777" w:rsidR="00436F8A" w:rsidRDefault="00D4081E">
      <w:pPr>
        <w:pStyle w:val="Bibliography"/>
      </w:pPr>
      <w:bookmarkStart w:id="936" w:name="ref-Scholz1987"/>
      <w:bookmarkEnd w:id="935"/>
      <w:r>
        <w:lastRenderedPageBreak/>
        <w:t>Scholz, F. W</w:t>
      </w:r>
      <w:r>
        <w:t xml:space="preserve">., and M. A. Stephens. 1987. “K-Sample Anderson.” </w:t>
      </w:r>
      <w:r>
        <w:rPr>
          <w:i/>
          <w:iCs/>
        </w:rPr>
        <w:t>Journal of the American Statistical Association</w:t>
      </w:r>
      <w:r>
        <w:t xml:space="preserve"> 82 (399): 918–24. </w:t>
      </w:r>
      <w:hyperlink r:id="rId46">
        <w:r>
          <w:rPr>
            <w:rStyle w:val="Hyperlink"/>
          </w:rPr>
          <w:t>https://doi.org/10.1080/01621459.1987.10478517</w:t>
        </w:r>
      </w:hyperlink>
      <w:r>
        <w:t>.</w:t>
      </w:r>
    </w:p>
    <w:p w14:paraId="24F32120" w14:textId="77777777" w:rsidR="00436F8A" w:rsidRDefault="00D4081E">
      <w:pPr>
        <w:pStyle w:val="Bibliography"/>
      </w:pPr>
      <w:bookmarkStart w:id="937" w:name="ref-Teixido2002"/>
      <w:bookmarkEnd w:id="936"/>
      <w:r>
        <w:t>Teixidó, N, J Garrabou, an</w:t>
      </w:r>
      <w:r>
        <w:t xml:space="preserve">d We Arntz. 2002. “Spatial Pattern Quantification of Antarctic Benthic Communities Using Landscape Indices.” </w:t>
      </w:r>
      <w:r>
        <w:rPr>
          <w:i/>
          <w:iCs/>
        </w:rPr>
        <w:t>Marine Ecology Progress Series</w:t>
      </w:r>
      <w:r>
        <w:t xml:space="preserve"> 242: 1–14. </w:t>
      </w:r>
      <w:hyperlink r:id="rId47">
        <w:r>
          <w:rPr>
            <w:rStyle w:val="Hyperlink"/>
          </w:rPr>
          <w:t>https://doi.org/10.3354/meps242001</w:t>
        </w:r>
      </w:hyperlink>
      <w:r>
        <w:t>.</w:t>
      </w:r>
    </w:p>
    <w:p w14:paraId="1E4A9055" w14:textId="77777777" w:rsidR="00436F8A" w:rsidRDefault="00D4081E">
      <w:pPr>
        <w:pStyle w:val="Bibliography"/>
      </w:pPr>
      <w:bookmarkStart w:id="938" w:name="ref-Teschke2021"/>
      <w:bookmarkEnd w:id="937"/>
      <w:r>
        <w:t xml:space="preserve">Teschke, Katharina, Patricia Brtnik, Stefan Hain, Heike Herata, Alexander Liebschner, Hendrik Pehlke, and Thomas Brey. 2021. “Planning Marine Protected Areas Under the CCAMLR Regime  The Case of the Weddell Sea (Antarctica).” </w:t>
      </w:r>
      <w:r>
        <w:rPr>
          <w:i/>
          <w:iCs/>
        </w:rPr>
        <w:t>Marine Policy</w:t>
      </w:r>
      <w:r>
        <w:t xml:space="preserve"> 124 (February): </w:t>
      </w:r>
      <w:r>
        <w:t xml:space="preserve">104370. </w:t>
      </w:r>
      <w:hyperlink r:id="rId48">
        <w:r>
          <w:rPr>
            <w:rStyle w:val="Hyperlink"/>
          </w:rPr>
          <w:t>https://doi.org/10.1016/j.marpol.2020.104370</w:t>
        </w:r>
      </w:hyperlink>
      <w:r>
        <w:t>.</w:t>
      </w:r>
    </w:p>
    <w:p w14:paraId="2D8FE033" w14:textId="77777777" w:rsidR="00436F8A" w:rsidRDefault="00D4081E">
      <w:pPr>
        <w:pStyle w:val="Bibliography"/>
      </w:pPr>
      <w:bookmarkStart w:id="939" w:name="ref-Williams2000"/>
      <w:bookmarkEnd w:id="938"/>
      <w:r>
        <w:t xml:space="preserve">Williams, Richard J., and Neo D. Martinez. 2000. “Simple Rules Yield Complex Food Webs.” </w:t>
      </w:r>
      <w:r>
        <w:rPr>
          <w:i/>
          <w:iCs/>
        </w:rPr>
        <w:t>Nature</w:t>
      </w:r>
      <w:r>
        <w:t xml:space="preserve"> 404 (6774): 180–83. </w:t>
      </w:r>
      <w:hyperlink r:id="rId49">
        <w:r>
          <w:rPr>
            <w:rStyle w:val="Hyperlink"/>
          </w:rPr>
          <w:t>https://doi.org/10.1038/35004572</w:t>
        </w:r>
      </w:hyperlink>
      <w:r>
        <w:t>.</w:t>
      </w:r>
    </w:p>
    <w:p w14:paraId="0398DDC5" w14:textId="77777777" w:rsidR="00436F8A" w:rsidRDefault="00D4081E">
      <w:pPr>
        <w:pStyle w:val="Bibliography"/>
      </w:pPr>
      <w:bookmarkStart w:id="940" w:name="ref-Wolanski2011"/>
      <w:bookmarkEnd w:id="939"/>
      <w:r>
        <w:t xml:space="preserve">Wolanski, Eric, Donald McLusky, J. G. Wilson, and J. J. Luczkovich. 2011. </w:t>
      </w:r>
      <w:r>
        <w:rPr>
          <w:i/>
          <w:iCs/>
        </w:rPr>
        <w:t>Trophic Relationships of Coastal and Estuarine Ecosystems</w:t>
      </w:r>
      <w:r>
        <w:t>. Vol. 6. London, UK: Academic Press.</w:t>
      </w:r>
    </w:p>
    <w:p w14:paraId="1A808EDC" w14:textId="77777777" w:rsidR="00436F8A" w:rsidRDefault="00D4081E">
      <w:pPr>
        <w:pStyle w:val="Bibliography"/>
      </w:pPr>
      <w:bookmarkStart w:id="941" w:name="ref-Wootton2005"/>
      <w:bookmarkEnd w:id="940"/>
      <w:r>
        <w:t>Wootton, J. Timothy, an</w:t>
      </w:r>
      <w:r>
        <w:t xml:space="preserve">d Mark Emmerson. 2005. “Measurement of Interaction Strength in Nature.” </w:t>
      </w:r>
      <w:r>
        <w:rPr>
          <w:i/>
          <w:iCs/>
        </w:rPr>
        <w:t>Annual Review of Ecology, Evolution, and Systematics</w:t>
      </w:r>
      <w:r>
        <w:t xml:space="preserve"> 36: 419–44.</w:t>
      </w:r>
      <w:bookmarkEnd w:id="901"/>
      <w:bookmarkEnd w:id="903"/>
      <w:bookmarkEnd w:id="941"/>
    </w:p>
    <w:sectPr w:rsidR="00436F8A">
      <w:pgSz w:w="12240" w:h="15840"/>
      <w:pgMar w:top="1440" w:right="1440" w:bottom="1440" w:left="1440"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Kortsch, Susanne" w:date="2022-11-21T08:58:00Z" w:initials="KS">
    <w:p w14:paraId="1C26F99F" w14:textId="635F9FEA" w:rsidR="00415C3B" w:rsidRDefault="00415C3B">
      <w:pPr>
        <w:pStyle w:val="CommentText"/>
      </w:pPr>
      <w:r>
        <w:rPr>
          <w:rStyle w:val="CommentReference"/>
        </w:rPr>
        <w:annotationRef/>
      </w:r>
      <w:r>
        <w:t>here it would be good if we could say something about the attributes of these species</w:t>
      </w:r>
    </w:p>
  </w:comment>
  <w:comment w:id="64" w:author="Kortsch, Susanne" w:date="2022-11-21T09:12:00Z" w:initials="KS">
    <w:p w14:paraId="0F32BDEA" w14:textId="77777777" w:rsidR="00D66DE4" w:rsidRDefault="00D66DE4">
      <w:pPr>
        <w:pStyle w:val="CommentText"/>
      </w:pPr>
      <w:r>
        <w:rPr>
          <w:rStyle w:val="CommentReference"/>
        </w:rPr>
        <w:annotationRef/>
      </w:r>
      <w:r>
        <w:t>This a more like questions.</w:t>
      </w:r>
    </w:p>
    <w:p w14:paraId="2415AD75" w14:textId="5E38C601" w:rsidR="00D66DE4" w:rsidRDefault="00D66DE4">
      <w:pPr>
        <w:pStyle w:val="CommentText"/>
      </w:pPr>
      <w:r>
        <w:t xml:space="preserve">The objective of our work is to </w:t>
      </w:r>
      <w:r w:rsidRPr="00D66DE4">
        <w:t>improv</w:t>
      </w:r>
      <w:r>
        <w:t xml:space="preserve">e </w:t>
      </w:r>
      <w:r w:rsidRPr="00D66DE4">
        <w:t>our knowledge on how the</w:t>
      </w:r>
      <w:r w:rsidR="00AC3CDA">
        <w:t xml:space="preserve"> Weddell Sea </w:t>
      </w:r>
      <w:r w:rsidR="00275424">
        <w:t xml:space="preserve">and the species therein </w:t>
      </w:r>
      <w:r w:rsidR="00AC3CDA">
        <w:t xml:space="preserve">may </w:t>
      </w:r>
      <w:r w:rsidRPr="00D66DE4">
        <w:t>respond to</w:t>
      </w:r>
      <w:r w:rsidR="008A0D35">
        <w:t xml:space="preserve"> perturbations from</w:t>
      </w:r>
      <w:r w:rsidRPr="00D66DE4">
        <w:t xml:space="preserve"> ongoing environmental changes</w:t>
      </w:r>
      <w:r w:rsidR="00320B5B">
        <w:t xml:space="preserve"> </w:t>
      </w:r>
    </w:p>
  </w:comment>
  <w:comment w:id="80" w:author="Kortsch, Susanne" w:date="2022-11-21T09:15:00Z" w:initials="KS">
    <w:p w14:paraId="766683BE" w14:textId="2B933FC2" w:rsidR="00476716" w:rsidRDefault="00476716">
      <w:pPr>
        <w:pStyle w:val="CommentText"/>
      </w:pPr>
      <w:r>
        <w:rPr>
          <w:rStyle w:val="CommentReference"/>
        </w:rPr>
        <w:annotationRef/>
      </w:r>
      <w:r>
        <w:t>biomass</w:t>
      </w:r>
      <w:r w:rsidR="0059757F">
        <w:t>es</w:t>
      </w:r>
      <w:r>
        <w:t xml:space="preserve"> of what: all species, benthos?</w:t>
      </w:r>
    </w:p>
  </w:comment>
  <w:comment w:id="85" w:author="Kortsch, Susanne" w:date="2022-11-21T09:53:00Z" w:initials="KS">
    <w:p w14:paraId="760DB4AF" w14:textId="6564A90A" w:rsidR="0018397C" w:rsidRDefault="0018397C">
      <w:pPr>
        <w:pStyle w:val="CommentText"/>
      </w:pPr>
      <w:r>
        <w:rPr>
          <w:rStyle w:val="CommentReference"/>
        </w:rPr>
        <w:annotationRef/>
      </w:r>
      <w:r>
        <w:t>Ute Jacob paper here on the Weddell Sea?</w:t>
      </w:r>
    </w:p>
  </w:comment>
  <w:comment w:id="101" w:author="Kortsch, Susanne" w:date="2022-11-21T09:48:00Z" w:initials="KS">
    <w:p w14:paraId="5C423FBB" w14:textId="77777777" w:rsidR="00DB380C" w:rsidRDefault="00DB380C">
      <w:pPr>
        <w:pStyle w:val="CommentText"/>
      </w:pPr>
      <w:r>
        <w:rPr>
          <w:rStyle w:val="CommentReference"/>
        </w:rPr>
        <w:annotationRef/>
      </w:r>
      <w:r>
        <w:t xml:space="preserve">This is unclear. 2 or 3 </w:t>
      </w:r>
      <w:r w:rsidR="002075CB">
        <w:t>dimensions</w:t>
      </w:r>
      <w:r>
        <w:t xml:space="preserve"> have not been introduced. These concepts need to be introduced first</w:t>
      </w:r>
      <w:r w:rsidR="00AF3940">
        <w:t>, otherwise this sentence does not make sense at all.</w:t>
      </w:r>
    </w:p>
    <w:p w14:paraId="64FCE815" w14:textId="77777777" w:rsidR="0069567E" w:rsidRDefault="0069567E">
      <w:pPr>
        <w:pStyle w:val="CommentText"/>
      </w:pPr>
    </w:p>
    <w:p w14:paraId="1FCB95BB" w14:textId="6CE2827B" w:rsidR="0069567E" w:rsidRDefault="0069567E">
      <w:pPr>
        <w:pStyle w:val="CommentText"/>
      </w:pPr>
    </w:p>
  </w:comment>
  <w:comment w:id="102" w:author="Kortsch, Susanne" w:date="2022-11-21T09:57:00Z" w:initials="KS">
    <w:p w14:paraId="01D2D3AB" w14:textId="77777777" w:rsidR="004C1F30" w:rsidRPr="004C1F30" w:rsidRDefault="004C1F30" w:rsidP="004C1F30">
      <w:pPr>
        <w:pStyle w:val="CommentText"/>
        <w:rPr>
          <w:b/>
          <w:bCs/>
        </w:rPr>
      </w:pPr>
      <w:r>
        <w:rPr>
          <w:rStyle w:val="CommentReference"/>
        </w:rPr>
        <w:annotationRef/>
      </w:r>
      <w:r>
        <w:t xml:space="preserve">Delete this and define these concepts in the next paragraph on </w:t>
      </w:r>
      <w:r w:rsidRPr="004C1F30">
        <w:rPr>
          <w:b/>
          <w:bCs/>
        </w:rPr>
        <w:t>Interaction strength estimation and distribution</w:t>
      </w:r>
    </w:p>
    <w:p w14:paraId="66735695" w14:textId="100EF5BB" w:rsidR="004C1F30" w:rsidRDefault="004C1F30">
      <w:pPr>
        <w:pStyle w:val="CommentText"/>
      </w:pPr>
    </w:p>
  </w:comment>
  <w:comment w:id="110" w:author="Kortsch, Susanne" w:date="2022-11-21T09:52:00Z" w:initials="KS">
    <w:p w14:paraId="7ADEC415" w14:textId="4D594DE2" w:rsidR="0018397C" w:rsidRDefault="0018397C">
      <w:pPr>
        <w:pStyle w:val="CommentText"/>
      </w:pPr>
      <w:r>
        <w:rPr>
          <w:rStyle w:val="CommentReference"/>
        </w:rPr>
        <w:annotationRef/>
      </w:r>
      <w:r>
        <w:t>it would be good to include a ref to Ute Jacob. after all she compiled the interactions for the network.</w:t>
      </w:r>
    </w:p>
  </w:comment>
  <w:comment w:id="111" w:author="Kortsch, Susanne" w:date="2022-11-21T09:51:00Z" w:initials="KS">
    <w:p w14:paraId="2E0F8E2F" w14:textId="0081DF8B" w:rsidR="007474C6" w:rsidRDefault="007474C6">
      <w:pPr>
        <w:pStyle w:val="CommentText"/>
      </w:pPr>
      <w:r>
        <w:rPr>
          <w:rStyle w:val="CommentReference"/>
        </w:rPr>
        <w:annotationRef/>
      </w:r>
      <w:r>
        <w:t>Delete? Is this relevant?</w:t>
      </w:r>
    </w:p>
  </w:comment>
  <w:comment w:id="113" w:author="Kortsch, Susanne" w:date="2022-11-21T09:54:00Z" w:initials="KS">
    <w:p w14:paraId="4A0E6A9E" w14:textId="6DF162C8" w:rsidR="00C94D18" w:rsidRDefault="00C94D18">
      <w:pPr>
        <w:pStyle w:val="CommentText"/>
      </w:pPr>
      <w:r>
        <w:rPr>
          <w:rStyle w:val="CommentReference"/>
        </w:rPr>
        <w:annotationRef/>
      </w:r>
      <w:r>
        <w:t>Delete</w:t>
      </w:r>
    </w:p>
  </w:comment>
  <w:comment w:id="121" w:author="Kortsch, Susanne" w:date="2022-11-21T09:56:00Z" w:initials="KS">
    <w:p w14:paraId="18834DFA" w14:textId="7F7E8DEC" w:rsidR="005E2FC0" w:rsidRDefault="005E2FC0">
      <w:pPr>
        <w:pStyle w:val="CommentText"/>
      </w:pPr>
      <w:r>
        <w:rPr>
          <w:rStyle w:val="CommentReference"/>
        </w:rPr>
        <w:annotationRef/>
      </w:r>
      <w:r>
        <w:t>Again, these concepts need to be defined properly. Unless you have read the Pawar paper there is no chance in understanding what this means</w:t>
      </w:r>
      <w:r w:rsidR="004C1F30">
        <w:t>. I would define these here and delete the info on this in the previous paragraph</w:t>
      </w:r>
    </w:p>
  </w:comment>
  <w:comment w:id="136" w:author="Kortsch, Susanne" w:date="2022-11-21T09:58:00Z" w:initials="KS">
    <w:p w14:paraId="2B289040" w14:textId="34C4C282" w:rsidR="006C489F" w:rsidRDefault="006C489F">
      <w:pPr>
        <w:pStyle w:val="CommentText"/>
      </w:pPr>
      <w:r>
        <w:rPr>
          <w:rStyle w:val="CommentReference"/>
        </w:rPr>
        <w:annotationRef/>
      </w:r>
      <w:r>
        <w:t xml:space="preserve">924 is not only come cases, but rel. many cases. </w:t>
      </w:r>
      <w:r w:rsidR="006238FB">
        <w:t>rephrase</w:t>
      </w:r>
    </w:p>
  </w:comment>
  <w:comment w:id="156" w:author="Kortsch, Susanne" w:date="2022-11-21T10:12:00Z" w:initials="KS">
    <w:p w14:paraId="03A6272F" w14:textId="6F36F86E" w:rsidR="00994005" w:rsidRDefault="00994005">
      <w:pPr>
        <w:pStyle w:val="CommentText"/>
      </w:pPr>
      <w:r>
        <w:rPr>
          <w:rStyle w:val="CommentReference"/>
        </w:rPr>
        <w:annotationRef/>
      </w:r>
      <w:r>
        <w:t xml:space="preserve">walking somehow sounds funny. I would not say the crab is walking </w:t>
      </w:r>
      <w:proofErr w:type="spellStart"/>
      <w:r>
        <w:t>hehe</w:t>
      </w:r>
      <w:proofErr w:type="spellEnd"/>
    </w:p>
  </w:comment>
  <w:comment w:id="239" w:author="Kortsch, Susanne" w:date="2022-11-21T10:33:00Z" w:initials="KS">
    <w:p w14:paraId="5B083F08" w14:textId="409C0005" w:rsidR="007155E1" w:rsidRDefault="007155E1">
      <w:pPr>
        <w:pStyle w:val="CommentText"/>
      </w:pPr>
      <w:r>
        <w:rPr>
          <w:rStyle w:val="CommentReference"/>
        </w:rPr>
        <w:annotationRef/>
      </w:r>
      <w:r>
        <w:t>you don’t need to define a concept with multiple names/descriptions etc. keep it simple.</w:t>
      </w:r>
    </w:p>
  </w:comment>
  <w:comment w:id="303" w:author="Kortsch, Susanne" w:date="2022-11-21T11:03:00Z" w:initials="KS">
    <w:p w14:paraId="7E6C3246" w14:textId="48DCD0CA" w:rsidR="00AB383E" w:rsidRDefault="00AB383E">
      <w:pPr>
        <w:pStyle w:val="CommentText"/>
      </w:pPr>
      <w:r>
        <w:rPr>
          <w:rStyle w:val="CommentReference"/>
        </w:rPr>
        <w:annotationRef/>
      </w:r>
      <w:r>
        <w:t xml:space="preserve">This paragraph needs to be rephrased and </w:t>
      </w:r>
      <w:r w:rsidR="00352383">
        <w:t xml:space="preserve">the analyses need to be </w:t>
      </w:r>
      <w:r>
        <w:t>thoroughly described</w:t>
      </w:r>
    </w:p>
  </w:comment>
  <w:comment w:id="366" w:author="Kortsch, Susanne" w:date="2022-11-21T12:44:00Z" w:initials="KS">
    <w:p w14:paraId="19DF5AC9" w14:textId="5747403D" w:rsidR="0069121A" w:rsidRDefault="0069121A">
      <w:pPr>
        <w:pStyle w:val="CommentText"/>
      </w:pPr>
      <w:r>
        <w:rPr>
          <w:rStyle w:val="CommentReference"/>
        </w:rPr>
        <w:annotationRef/>
      </w:r>
      <w:r>
        <w:t>randomized Jacobians is a little too implicit. Not everybody knows what a Jacobian is. Pls. elaborate here to make this clear for everyone.</w:t>
      </w:r>
    </w:p>
  </w:comment>
  <w:comment w:id="368" w:author="Kortsch, Susanne" w:date="2022-11-21T12:45:00Z" w:initials="KS">
    <w:p w14:paraId="680FA34F" w14:textId="2AB51A75" w:rsidR="00C4712C" w:rsidRDefault="00C4712C">
      <w:pPr>
        <w:pStyle w:val="CommentText"/>
      </w:pPr>
      <w:r>
        <w:rPr>
          <w:rStyle w:val="CommentReference"/>
        </w:rPr>
        <w:annotationRef/>
      </w:r>
      <w:r>
        <w:t>and what is this. Explain thor</w:t>
      </w:r>
      <w:r w:rsidR="005714CB">
        <w:t>oughly</w:t>
      </w:r>
    </w:p>
  </w:comment>
  <w:comment w:id="362" w:author="Kortsch, Susanne" w:date="2022-11-21T11:10:00Z" w:initials="KS">
    <w:p w14:paraId="4116FC6A" w14:textId="4516419D" w:rsidR="002F2E3B" w:rsidRDefault="002F2E3B">
      <w:pPr>
        <w:pStyle w:val="CommentText"/>
      </w:pPr>
      <w:r>
        <w:rPr>
          <w:rStyle w:val="CommentReference"/>
        </w:rPr>
        <w:annotationRef/>
      </w:r>
      <w:r>
        <w:t>We need to explain this approach better. can you elaborate here.</w:t>
      </w:r>
    </w:p>
  </w:comment>
  <w:comment w:id="379" w:author="Kortsch, Susanne" w:date="2022-11-21T11:12:00Z" w:initials="KS">
    <w:p w14:paraId="0C3397B7" w14:textId="5DF89325" w:rsidR="00336BC7" w:rsidRDefault="00336BC7">
      <w:pPr>
        <w:pStyle w:val="CommentText"/>
      </w:pPr>
      <w:r>
        <w:rPr>
          <w:rStyle w:val="CommentReference"/>
        </w:rPr>
        <w:annotationRef/>
      </w:r>
      <w:r>
        <w:t>which difference are we talking about here? between the full network and the one minus one species. this should be made clear.</w:t>
      </w:r>
    </w:p>
  </w:comment>
  <w:comment w:id="380" w:author="Kortsch, Susanne" w:date="2022-11-21T11:14:00Z" w:initials="KS">
    <w:p w14:paraId="76E834E8" w14:textId="1CD5712A" w:rsidR="000E3E0F" w:rsidRDefault="000E3E0F">
      <w:pPr>
        <w:pStyle w:val="CommentText"/>
      </w:pPr>
      <w:r>
        <w:rPr>
          <w:rStyle w:val="CommentReference"/>
        </w:rPr>
        <w:annotationRef/>
      </w:r>
      <w:r>
        <w:t>We could elaborate here</w:t>
      </w:r>
    </w:p>
  </w:comment>
  <w:comment w:id="398" w:author="Kortsch, Susanne" w:date="2022-11-21T11:00:00Z" w:initials="KS">
    <w:p w14:paraId="5EE8BF3F" w14:textId="77777777" w:rsidR="00A231B8" w:rsidRDefault="00A231B8" w:rsidP="00A231B8">
      <w:pPr>
        <w:pStyle w:val="CommentText"/>
      </w:pPr>
      <w:r>
        <w:rPr>
          <w:rStyle w:val="CommentReference"/>
        </w:rPr>
        <w:annotationRef/>
      </w:r>
      <w:r>
        <w:t>Maybe you could make a paragraph here called data analyses?</w:t>
      </w:r>
    </w:p>
    <w:p w14:paraId="1BA30F5C" w14:textId="21FDC974" w:rsidR="007B7E8E" w:rsidRDefault="007B7E8E" w:rsidP="00A231B8">
      <w:pPr>
        <w:pStyle w:val="CommentText"/>
      </w:pPr>
      <w:r>
        <w:t>the analyses need to be written nicely into one paragraph</w:t>
      </w:r>
    </w:p>
  </w:comment>
  <w:comment w:id="401" w:author="Kortsch, Susanne" w:date="2022-11-21T11:03:00Z" w:initials="KS">
    <w:p w14:paraId="5990FC2F" w14:textId="77777777" w:rsidR="00A231B8" w:rsidRDefault="00A231B8" w:rsidP="00A231B8">
      <w:pPr>
        <w:pStyle w:val="CommentText"/>
      </w:pPr>
      <w:r>
        <w:rPr>
          <w:rStyle w:val="CommentReference"/>
        </w:rPr>
        <w:annotationRef/>
      </w:r>
      <w:r>
        <w:t>This paragraph needs to be rephrased and the analyses need to be thoroughly described</w:t>
      </w:r>
    </w:p>
  </w:comment>
  <w:comment w:id="409" w:author="Kortsch, Susanne" w:date="2022-11-21T11:02:00Z" w:initials="KS">
    <w:p w14:paraId="3904C7CC" w14:textId="0DC06826" w:rsidR="0007309C" w:rsidRDefault="0007309C">
      <w:pPr>
        <w:pStyle w:val="CommentText"/>
      </w:pPr>
      <w:r>
        <w:rPr>
          <w:rStyle w:val="CommentReference"/>
        </w:rPr>
        <w:annotationRef/>
      </w:r>
      <w:r>
        <w:t>is this also an R package now?</w:t>
      </w:r>
    </w:p>
  </w:comment>
  <w:comment w:id="413" w:author="Kortsch, Susanne" w:date="2022-11-21T14:13:00Z" w:initials="KS">
    <w:p w14:paraId="41DF23AC" w14:textId="504E7C43" w:rsidR="00B61EAA" w:rsidRDefault="00B61EAA">
      <w:pPr>
        <w:pStyle w:val="CommentText"/>
      </w:pPr>
      <w:r>
        <w:rPr>
          <w:rStyle w:val="CommentReference"/>
        </w:rPr>
        <w:annotationRef/>
      </w:r>
      <w:r>
        <w:t>This is too short for a paragraph on its own</w:t>
      </w:r>
    </w:p>
  </w:comment>
  <w:comment w:id="439" w:author="Kortsch, Susanne" w:date="2022-11-21T14:05:00Z" w:initials="KS">
    <w:p w14:paraId="63F7EC0B" w14:textId="14D50E8F" w:rsidR="009741AA" w:rsidRDefault="009741AA">
      <w:pPr>
        <w:pStyle w:val="CommentText"/>
      </w:pPr>
      <w:r>
        <w:rPr>
          <w:rStyle w:val="CommentReference"/>
        </w:rPr>
        <w:annotationRef/>
      </w:r>
      <w:r>
        <w:t>not sure this table with model comparisons is necessary in the main text. I would move it to the SI.</w:t>
      </w:r>
    </w:p>
  </w:comment>
  <w:comment w:id="456" w:author="Kortsch, Susanne" w:date="2022-11-21T14:13:00Z" w:initials="KS">
    <w:p w14:paraId="0EBE6A06" w14:textId="77777777" w:rsidR="006D3246" w:rsidRDefault="006D3246">
      <w:pPr>
        <w:pStyle w:val="CommentText"/>
      </w:pPr>
      <w:r>
        <w:rPr>
          <w:rStyle w:val="CommentReference"/>
        </w:rPr>
        <w:annotationRef/>
      </w:r>
      <w:r>
        <w:t>Different in what way?</w:t>
      </w:r>
    </w:p>
    <w:p w14:paraId="552989DB" w14:textId="0DD08CE2" w:rsidR="006D3246" w:rsidRDefault="006D3246">
      <w:pPr>
        <w:pStyle w:val="CommentText"/>
      </w:pPr>
      <w:r>
        <w:t>This opening</w:t>
      </w:r>
      <w:r w:rsidR="005714CB">
        <w:t xml:space="preserve"> sentence</w:t>
      </w:r>
      <w:r>
        <w:t xml:space="preserve"> </w:t>
      </w:r>
      <w:r w:rsidR="005714CB">
        <w:t>is completely unclear</w:t>
      </w:r>
    </w:p>
  </w:comment>
  <w:comment w:id="457" w:author="Kortsch, Susanne" w:date="2022-11-21T14:12:00Z" w:initials="KS">
    <w:p w14:paraId="785E0951" w14:textId="765C7BB6" w:rsidR="006D3246" w:rsidRDefault="00C661CA">
      <w:pPr>
        <w:pStyle w:val="CommentText"/>
      </w:pPr>
      <w:r>
        <w:rPr>
          <w:rStyle w:val="CommentReference"/>
        </w:rPr>
        <w:annotationRef/>
      </w:r>
      <w:r>
        <w:t>I don’t understand…</w:t>
      </w:r>
      <w:r w:rsidR="006D3246">
        <w:t xml:space="preserve">you </w:t>
      </w:r>
      <w:proofErr w:type="spellStart"/>
      <w:r w:rsidR="006D3246">
        <w:t>havn’t</w:t>
      </w:r>
      <w:proofErr w:type="spellEnd"/>
      <w:r w:rsidR="006D3246">
        <w:t xml:space="preserve"> even described “such weighted properties”</w:t>
      </w:r>
    </w:p>
  </w:comment>
  <w:comment w:id="498" w:author="Kortsch, Susanne" w:date="2022-11-21T14:19:00Z" w:initials="KS">
    <w:p w14:paraId="0C2C3366" w14:textId="77777777" w:rsidR="001B010A" w:rsidRDefault="001B010A">
      <w:pPr>
        <w:pStyle w:val="CommentText"/>
      </w:pPr>
      <w:r>
        <w:t xml:space="preserve">What </w:t>
      </w:r>
      <w:r>
        <w:rPr>
          <w:rStyle w:val="CommentReference"/>
        </w:rPr>
        <w:annotationRef/>
      </w:r>
      <w:r>
        <w:t>???</w:t>
      </w:r>
    </w:p>
    <w:p w14:paraId="05DFAB48" w14:textId="70B36D37" w:rsidR="001B010A" w:rsidRDefault="001B010A">
      <w:pPr>
        <w:pStyle w:val="CommentText"/>
      </w:pPr>
      <w:r>
        <w:t xml:space="preserve">this is not a way to open a paragraph. I leave it up to you to fix this </w:t>
      </w:r>
      <w:r>
        <w:rPr>
          <w:rFonts w:ascii="Segoe UI Emoji" w:eastAsia="Segoe UI Emoji" w:hAnsi="Segoe UI Emoji" w:cs="Segoe UI Emoji"/>
        </w:rPr>
        <w:t>😉 besides I even think you said this before. it belongs to the method section</w:t>
      </w:r>
    </w:p>
  </w:comment>
  <w:comment w:id="710" w:author="Kortsch, Susanne" w:date="2022-11-21T14:46:00Z" w:initials="KS">
    <w:p w14:paraId="3F668FFE" w14:textId="28997958" w:rsidR="001275AD" w:rsidRDefault="001275AD" w:rsidP="001275AD">
      <w:pPr>
        <w:pStyle w:val="CommentText"/>
      </w:pPr>
      <w:r>
        <w:rPr>
          <w:rStyle w:val="CommentReference"/>
        </w:rPr>
        <w:annotationRef/>
      </w:r>
      <w:r>
        <w:t xml:space="preserve">good point. I agree </w:t>
      </w:r>
    </w:p>
  </w:comment>
  <w:comment w:id="826" w:author="Kortsch, Susanne" w:date="2022-11-21T15:31:00Z" w:initials="KS">
    <w:p w14:paraId="647D5B83" w14:textId="2CFD1FA4" w:rsidR="003A60A6" w:rsidRDefault="003A60A6">
      <w:pPr>
        <w:pStyle w:val="CommentText"/>
      </w:pPr>
      <w:r>
        <w:rPr>
          <w:rStyle w:val="CommentReference"/>
        </w:rPr>
        <w:annotationRef/>
      </w:r>
      <w:r>
        <w:t>what kind of changes. environmental?</w:t>
      </w:r>
    </w:p>
  </w:comment>
  <w:comment w:id="880" w:author="Kortsch, Susanne" w:date="2022-11-21T14:44:00Z" w:initials="KS">
    <w:p w14:paraId="60CCF348" w14:textId="1FA98EF0" w:rsidR="002739DB" w:rsidRDefault="002739DB">
      <w:pPr>
        <w:pStyle w:val="CommentText"/>
      </w:pPr>
      <w:r>
        <w:rPr>
          <w:rStyle w:val="CommentReference"/>
        </w:rPr>
        <w:annotationRef/>
      </w:r>
      <w:r w:rsidR="000A3E7E">
        <w:t>I don’t know where this belongs</w:t>
      </w:r>
      <w:r w:rsidR="00DC55B3">
        <w:t>,</w:t>
      </w:r>
      <w:r w:rsidR="000A3E7E">
        <w:t xml:space="preserve"> but it d</w:t>
      </w:r>
      <w:r w:rsidR="00DC55B3">
        <w:t>id</w:t>
      </w:r>
      <w:r w:rsidR="000A3E7E">
        <w:t xml:space="preserve"> not belong to the opening paragraph of the discussion</w:t>
      </w:r>
    </w:p>
  </w:comment>
  <w:comment w:id="895" w:author="Kortsch, Susanne" w:date="2022-11-21T14:46:00Z" w:initials="KS">
    <w:p w14:paraId="2F23BA57" w14:textId="6B822451" w:rsidR="002739DB" w:rsidRDefault="002739DB">
      <w:pPr>
        <w:pStyle w:val="CommentText"/>
      </w:pPr>
      <w:r>
        <w:rPr>
          <w:rStyle w:val="CommentReference"/>
        </w:rPr>
        <w:annotationRef/>
      </w:r>
      <w:r>
        <w:t xml:space="preserve">good point. I agree hence node-weighted metrics </w:t>
      </w:r>
      <w:r>
        <w:rPr>
          <w:rFonts w:ascii="Segoe UI Emoji" w:eastAsia="Segoe UI Emoji" w:hAnsi="Segoe UI Emoji" w:cs="Segoe UI Emoji"/>
        </w:rPr>
        <w:t>😉 could be good</w:t>
      </w:r>
    </w:p>
  </w:comment>
  <w:comment w:id="883" w:author="Kortsch, Susanne" w:date="2022-11-21T15:38:00Z" w:initials="KS">
    <w:p w14:paraId="778C7A59" w14:textId="66B9F5DF" w:rsidR="00420045" w:rsidRDefault="00420045">
      <w:pPr>
        <w:pStyle w:val="CommentText"/>
      </w:pPr>
      <w:r>
        <w:rPr>
          <w:rStyle w:val="CommentReference"/>
        </w:rPr>
        <w:annotationRef/>
      </w:r>
      <w:r>
        <w:t>conclusion</w:t>
      </w:r>
      <w:r w:rsidR="0070229D">
        <w:t xml:space="preserve"> is</w:t>
      </w:r>
      <w:r>
        <w:t xml:space="preserve"> not finished</w:t>
      </w:r>
    </w:p>
  </w:comment>
  <w:comment w:id="900" w:author="Kortsch, Susanne" w:date="2022-11-21T15:38:00Z" w:initials="KS">
    <w:p w14:paraId="45082CB3" w14:textId="3B95BE49" w:rsidR="00AA3659" w:rsidRDefault="00AA3659">
      <w:pPr>
        <w:pStyle w:val="CommentText"/>
      </w:pPr>
      <w:r>
        <w:rPr>
          <w:rStyle w:val="CommentReference"/>
        </w:rPr>
        <w:annotationRef/>
      </w:r>
      <w:r>
        <w:t>Don’t bring marine spatial planning and management in</w:t>
      </w:r>
      <w:r w:rsidR="007D0194">
        <w:t>to</w:t>
      </w:r>
      <w:r>
        <w:t xml:space="preserve"> the conclusions. this would fit in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26F99F" w15:done="0"/>
  <w15:commentEx w15:paraId="2415AD75" w15:done="0"/>
  <w15:commentEx w15:paraId="766683BE" w15:done="0"/>
  <w15:commentEx w15:paraId="760DB4AF" w15:done="0"/>
  <w15:commentEx w15:paraId="1FCB95BB" w15:done="0"/>
  <w15:commentEx w15:paraId="66735695" w15:done="0"/>
  <w15:commentEx w15:paraId="7ADEC415" w15:done="0"/>
  <w15:commentEx w15:paraId="2E0F8E2F" w15:done="0"/>
  <w15:commentEx w15:paraId="4A0E6A9E" w15:done="0"/>
  <w15:commentEx w15:paraId="18834DFA" w15:done="0"/>
  <w15:commentEx w15:paraId="2B289040" w15:done="0"/>
  <w15:commentEx w15:paraId="03A6272F" w15:done="0"/>
  <w15:commentEx w15:paraId="5B083F08" w15:done="0"/>
  <w15:commentEx w15:paraId="7E6C3246" w15:done="0"/>
  <w15:commentEx w15:paraId="19DF5AC9" w15:done="0"/>
  <w15:commentEx w15:paraId="680FA34F" w15:done="0"/>
  <w15:commentEx w15:paraId="4116FC6A" w15:done="0"/>
  <w15:commentEx w15:paraId="0C3397B7" w15:done="0"/>
  <w15:commentEx w15:paraId="76E834E8" w15:done="0"/>
  <w15:commentEx w15:paraId="1BA30F5C" w15:done="0"/>
  <w15:commentEx w15:paraId="5990FC2F" w15:done="0"/>
  <w15:commentEx w15:paraId="3904C7CC" w15:done="0"/>
  <w15:commentEx w15:paraId="41DF23AC" w15:done="0"/>
  <w15:commentEx w15:paraId="63F7EC0B" w15:done="0"/>
  <w15:commentEx w15:paraId="552989DB" w15:done="0"/>
  <w15:commentEx w15:paraId="785E0951" w15:done="0"/>
  <w15:commentEx w15:paraId="05DFAB48" w15:done="0"/>
  <w15:commentEx w15:paraId="3F668FFE" w15:done="0"/>
  <w15:commentEx w15:paraId="647D5B83" w15:done="0"/>
  <w15:commentEx w15:paraId="60CCF348" w15:done="0"/>
  <w15:commentEx w15:paraId="2F23BA57" w15:done="0"/>
  <w15:commentEx w15:paraId="778C7A59" w15:done="0"/>
  <w15:commentEx w15:paraId="45082C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5BC27" w16cex:dateUtc="2022-11-21T06:58:00Z"/>
  <w16cex:commentExtensible w16cex:durableId="2725BF96" w16cex:dateUtc="2022-11-21T07:12:00Z"/>
  <w16cex:commentExtensible w16cex:durableId="2725C03E" w16cex:dateUtc="2022-11-21T07:15:00Z"/>
  <w16cex:commentExtensible w16cex:durableId="2725C91E" w16cex:dateUtc="2022-11-21T07:53:00Z"/>
  <w16cex:commentExtensible w16cex:durableId="2725C7FF" w16cex:dateUtc="2022-11-21T07:48:00Z"/>
  <w16cex:commentExtensible w16cex:durableId="2725C9F7" w16cex:dateUtc="2022-11-21T07:57:00Z"/>
  <w16cex:commentExtensible w16cex:durableId="2725C8FB" w16cex:dateUtc="2022-11-21T07:52:00Z"/>
  <w16cex:commentExtensible w16cex:durableId="2725C88E" w16cex:dateUtc="2022-11-21T07:51:00Z"/>
  <w16cex:commentExtensible w16cex:durableId="2725C963" w16cex:dateUtc="2022-11-21T07:54:00Z"/>
  <w16cex:commentExtensible w16cex:durableId="2725C9B1" w16cex:dateUtc="2022-11-21T07:56:00Z"/>
  <w16cex:commentExtensible w16cex:durableId="2725CA34" w16cex:dateUtc="2022-11-21T07:58:00Z"/>
  <w16cex:commentExtensible w16cex:durableId="2725CD71" w16cex:dateUtc="2022-11-21T08:12:00Z"/>
  <w16cex:commentExtensible w16cex:durableId="2725D262" w16cex:dateUtc="2022-11-21T08:33:00Z"/>
  <w16cex:commentExtensible w16cex:durableId="2725D997" w16cex:dateUtc="2022-11-21T09:03:00Z"/>
  <w16cex:commentExtensible w16cex:durableId="2725F115" w16cex:dateUtc="2022-11-21T10:44:00Z"/>
  <w16cex:commentExtensible w16cex:durableId="2725F14F" w16cex:dateUtc="2022-11-21T10:45:00Z"/>
  <w16cex:commentExtensible w16cex:durableId="2725DB26" w16cex:dateUtc="2022-11-21T09:10:00Z"/>
  <w16cex:commentExtensible w16cex:durableId="2725DB9A" w16cex:dateUtc="2022-11-21T09:12:00Z"/>
  <w16cex:commentExtensible w16cex:durableId="2725DBF8" w16cex:dateUtc="2022-11-21T09:14:00Z"/>
  <w16cex:commentExtensible w16cex:durableId="2725D8C4" w16cex:dateUtc="2022-11-21T09:00:00Z"/>
  <w16cex:commentExtensible w16cex:durableId="2725DC59" w16cex:dateUtc="2022-11-21T09:03:00Z"/>
  <w16cex:commentExtensible w16cex:durableId="2725D941" w16cex:dateUtc="2022-11-21T09:02:00Z"/>
  <w16cex:commentExtensible w16cex:durableId="272605FC" w16cex:dateUtc="2022-11-21T12:13:00Z"/>
  <w16cex:commentExtensible w16cex:durableId="2726041F" w16cex:dateUtc="2022-11-21T12:05:00Z"/>
  <w16cex:commentExtensible w16cex:durableId="2726061B" w16cex:dateUtc="2022-11-21T12:13:00Z"/>
  <w16cex:commentExtensible w16cex:durableId="272605C7" w16cex:dateUtc="2022-11-21T12:12:00Z"/>
  <w16cex:commentExtensible w16cex:durableId="27260783" w16cex:dateUtc="2022-11-21T12:19:00Z"/>
  <w16cex:commentExtensible w16cex:durableId="27261023" w16cex:dateUtc="2022-11-21T12:46:00Z"/>
  <w16cex:commentExtensible w16cex:durableId="2726186E" w16cex:dateUtc="2022-11-21T13:31:00Z"/>
  <w16cex:commentExtensible w16cex:durableId="27260D51" w16cex:dateUtc="2022-11-21T12:44:00Z"/>
  <w16cex:commentExtensible w16cex:durableId="27260DD0" w16cex:dateUtc="2022-11-21T12:46:00Z"/>
  <w16cex:commentExtensible w16cex:durableId="27261A00" w16cex:dateUtc="2022-11-21T13:38:00Z"/>
  <w16cex:commentExtensible w16cex:durableId="27261A11" w16cex:dateUtc="2022-11-21T1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26F99F" w16cid:durableId="2725BC27"/>
  <w16cid:commentId w16cid:paraId="2415AD75" w16cid:durableId="2725BF96"/>
  <w16cid:commentId w16cid:paraId="766683BE" w16cid:durableId="2725C03E"/>
  <w16cid:commentId w16cid:paraId="760DB4AF" w16cid:durableId="2725C91E"/>
  <w16cid:commentId w16cid:paraId="1FCB95BB" w16cid:durableId="2725C7FF"/>
  <w16cid:commentId w16cid:paraId="66735695" w16cid:durableId="2725C9F7"/>
  <w16cid:commentId w16cid:paraId="7ADEC415" w16cid:durableId="2725C8FB"/>
  <w16cid:commentId w16cid:paraId="2E0F8E2F" w16cid:durableId="2725C88E"/>
  <w16cid:commentId w16cid:paraId="4A0E6A9E" w16cid:durableId="2725C963"/>
  <w16cid:commentId w16cid:paraId="18834DFA" w16cid:durableId="2725C9B1"/>
  <w16cid:commentId w16cid:paraId="2B289040" w16cid:durableId="2725CA34"/>
  <w16cid:commentId w16cid:paraId="03A6272F" w16cid:durableId="2725CD71"/>
  <w16cid:commentId w16cid:paraId="5B083F08" w16cid:durableId="2725D262"/>
  <w16cid:commentId w16cid:paraId="7E6C3246" w16cid:durableId="2725D997"/>
  <w16cid:commentId w16cid:paraId="19DF5AC9" w16cid:durableId="2725F115"/>
  <w16cid:commentId w16cid:paraId="680FA34F" w16cid:durableId="2725F14F"/>
  <w16cid:commentId w16cid:paraId="4116FC6A" w16cid:durableId="2725DB26"/>
  <w16cid:commentId w16cid:paraId="0C3397B7" w16cid:durableId="2725DB9A"/>
  <w16cid:commentId w16cid:paraId="76E834E8" w16cid:durableId="2725DBF8"/>
  <w16cid:commentId w16cid:paraId="1BA30F5C" w16cid:durableId="2725D8C4"/>
  <w16cid:commentId w16cid:paraId="5990FC2F" w16cid:durableId="2725DC59"/>
  <w16cid:commentId w16cid:paraId="3904C7CC" w16cid:durableId="2725D941"/>
  <w16cid:commentId w16cid:paraId="41DF23AC" w16cid:durableId="272605FC"/>
  <w16cid:commentId w16cid:paraId="63F7EC0B" w16cid:durableId="2726041F"/>
  <w16cid:commentId w16cid:paraId="552989DB" w16cid:durableId="2726061B"/>
  <w16cid:commentId w16cid:paraId="785E0951" w16cid:durableId="272605C7"/>
  <w16cid:commentId w16cid:paraId="05DFAB48" w16cid:durableId="27260783"/>
  <w16cid:commentId w16cid:paraId="3F668FFE" w16cid:durableId="27261023"/>
  <w16cid:commentId w16cid:paraId="647D5B83" w16cid:durableId="2726186E"/>
  <w16cid:commentId w16cid:paraId="60CCF348" w16cid:durableId="27260D51"/>
  <w16cid:commentId w16cid:paraId="2F23BA57" w16cid:durableId="27260DD0"/>
  <w16cid:commentId w16cid:paraId="778C7A59" w16cid:durableId="27261A00"/>
  <w16cid:commentId w16cid:paraId="45082CB3" w16cid:durableId="27261A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39B91" w14:textId="77777777" w:rsidR="00D4081E" w:rsidRDefault="00D4081E">
      <w:pPr>
        <w:spacing w:after="0"/>
      </w:pPr>
      <w:r>
        <w:separator/>
      </w:r>
    </w:p>
  </w:endnote>
  <w:endnote w:type="continuationSeparator" w:id="0">
    <w:p w14:paraId="63154DB9" w14:textId="77777777" w:rsidR="00D4081E" w:rsidRDefault="00D408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403CE" w14:textId="77777777" w:rsidR="00D4081E" w:rsidRDefault="00D4081E">
      <w:r>
        <w:separator/>
      </w:r>
    </w:p>
  </w:footnote>
  <w:footnote w:type="continuationSeparator" w:id="0">
    <w:p w14:paraId="75107E65" w14:textId="77777777" w:rsidR="00D4081E" w:rsidRDefault="00D408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134A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rtsch, Susanne">
    <w15:presenceInfo w15:providerId="AD" w15:userId="S::susakort@ad.helsinki.fi::e365db75-a3ce-4318-b362-37ffdd4a52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6F8A"/>
    <w:rsid w:val="00035525"/>
    <w:rsid w:val="0006301E"/>
    <w:rsid w:val="0007309C"/>
    <w:rsid w:val="000873B3"/>
    <w:rsid w:val="00090BF2"/>
    <w:rsid w:val="000A3E7E"/>
    <w:rsid w:val="000B3E7D"/>
    <w:rsid w:val="000D5908"/>
    <w:rsid w:val="000E3E0F"/>
    <w:rsid w:val="000F1F03"/>
    <w:rsid w:val="000F6F2A"/>
    <w:rsid w:val="000F7B9B"/>
    <w:rsid w:val="00104058"/>
    <w:rsid w:val="00110C96"/>
    <w:rsid w:val="001275AD"/>
    <w:rsid w:val="00146F16"/>
    <w:rsid w:val="00174D77"/>
    <w:rsid w:val="00176F45"/>
    <w:rsid w:val="0018397C"/>
    <w:rsid w:val="00185A57"/>
    <w:rsid w:val="001A21D2"/>
    <w:rsid w:val="001B010A"/>
    <w:rsid w:val="001C643A"/>
    <w:rsid w:val="001C646B"/>
    <w:rsid w:val="00201FEE"/>
    <w:rsid w:val="002075CB"/>
    <w:rsid w:val="00211FCF"/>
    <w:rsid w:val="0023147D"/>
    <w:rsid w:val="00254C9E"/>
    <w:rsid w:val="002678E1"/>
    <w:rsid w:val="002739DB"/>
    <w:rsid w:val="00275424"/>
    <w:rsid w:val="00275AF6"/>
    <w:rsid w:val="00287FE5"/>
    <w:rsid w:val="00296506"/>
    <w:rsid w:val="002965FE"/>
    <w:rsid w:val="002A39E8"/>
    <w:rsid w:val="002C4004"/>
    <w:rsid w:val="002C77F0"/>
    <w:rsid w:val="002D10E7"/>
    <w:rsid w:val="002D1156"/>
    <w:rsid w:val="002D472F"/>
    <w:rsid w:val="002E0178"/>
    <w:rsid w:val="002E7135"/>
    <w:rsid w:val="002F2E3B"/>
    <w:rsid w:val="002F48CE"/>
    <w:rsid w:val="003016A2"/>
    <w:rsid w:val="00320B5B"/>
    <w:rsid w:val="00332373"/>
    <w:rsid w:val="00336BC7"/>
    <w:rsid w:val="00352383"/>
    <w:rsid w:val="00360126"/>
    <w:rsid w:val="00370F4E"/>
    <w:rsid w:val="00371C3B"/>
    <w:rsid w:val="0037506A"/>
    <w:rsid w:val="00383700"/>
    <w:rsid w:val="00386D17"/>
    <w:rsid w:val="003A60A6"/>
    <w:rsid w:val="003B458D"/>
    <w:rsid w:val="003B7BFC"/>
    <w:rsid w:val="003D67B3"/>
    <w:rsid w:val="003E0295"/>
    <w:rsid w:val="00403C49"/>
    <w:rsid w:val="00413BF0"/>
    <w:rsid w:val="00415C3B"/>
    <w:rsid w:val="00420045"/>
    <w:rsid w:val="00436F8A"/>
    <w:rsid w:val="004463AF"/>
    <w:rsid w:val="004522A5"/>
    <w:rsid w:val="00455590"/>
    <w:rsid w:val="004570EA"/>
    <w:rsid w:val="00467BAD"/>
    <w:rsid w:val="00476716"/>
    <w:rsid w:val="00481D44"/>
    <w:rsid w:val="00483591"/>
    <w:rsid w:val="004A76E6"/>
    <w:rsid w:val="004B6550"/>
    <w:rsid w:val="004C1F30"/>
    <w:rsid w:val="004E4B6E"/>
    <w:rsid w:val="004F3106"/>
    <w:rsid w:val="00504824"/>
    <w:rsid w:val="005111EB"/>
    <w:rsid w:val="005149F6"/>
    <w:rsid w:val="00535692"/>
    <w:rsid w:val="005377F7"/>
    <w:rsid w:val="0054143E"/>
    <w:rsid w:val="005714CB"/>
    <w:rsid w:val="0059757F"/>
    <w:rsid w:val="005D17B0"/>
    <w:rsid w:val="005D3871"/>
    <w:rsid w:val="005E25FD"/>
    <w:rsid w:val="005E2FC0"/>
    <w:rsid w:val="006238FB"/>
    <w:rsid w:val="0062453A"/>
    <w:rsid w:val="0063394E"/>
    <w:rsid w:val="0065502E"/>
    <w:rsid w:val="006873B3"/>
    <w:rsid w:val="00687A41"/>
    <w:rsid w:val="0069121A"/>
    <w:rsid w:val="0069567E"/>
    <w:rsid w:val="006A08F3"/>
    <w:rsid w:val="006B0783"/>
    <w:rsid w:val="006C14F6"/>
    <w:rsid w:val="006C489F"/>
    <w:rsid w:val="006C70BA"/>
    <w:rsid w:val="006D31A1"/>
    <w:rsid w:val="006D3246"/>
    <w:rsid w:val="006D3775"/>
    <w:rsid w:val="006E6FD9"/>
    <w:rsid w:val="006F5087"/>
    <w:rsid w:val="006F7085"/>
    <w:rsid w:val="00700E92"/>
    <w:rsid w:val="0070229D"/>
    <w:rsid w:val="007039A3"/>
    <w:rsid w:val="0071002B"/>
    <w:rsid w:val="007155E1"/>
    <w:rsid w:val="00723ACF"/>
    <w:rsid w:val="007474C6"/>
    <w:rsid w:val="00787933"/>
    <w:rsid w:val="00790BBC"/>
    <w:rsid w:val="007A4F04"/>
    <w:rsid w:val="007B7085"/>
    <w:rsid w:val="007B7E8E"/>
    <w:rsid w:val="007C0C5A"/>
    <w:rsid w:val="007C5DA3"/>
    <w:rsid w:val="007D0194"/>
    <w:rsid w:val="007D3182"/>
    <w:rsid w:val="0080183B"/>
    <w:rsid w:val="00856D21"/>
    <w:rsid w:val="00856E61"/>
    <w:rsid w:val="00864C66"/>
    <w:rsid w:val="008823BB"/>
    <w:rsid w:val="00884F65"/>
    <w:rsid w:val="00894264"/>
    <w:rsid w:val="008A0D35"/>
    <w:rsid w:val="008B6843"/>
    <w:rsid w:val="008B6F96"/>
    <w:rsid w:val="008C0DE6"/>
    <w:rsid w:val="008C4A82"/>
    <w:rsid w:val="008D250A"/>
    <w:rsid w:val="008D5767"/>
    <w:rsid w:val="008E7B10"/>
    <w:rsid w:val="008F1A81"/>
    <w:rsid w:val="008F2587"/>
    <w:rsid w:val="008F2C61"/>
    <w:rsid w:val="00957FF4"/>
    <w:rsid w:val="009741AA"/>
    <w:rsid w:val="00976EFF"/>
    <w:rsid w:val="00980463"/>
    <w:rsid w:val="00985934"/>
    <w:rsid w:val="00994005"/>
    <w:rsid w:val="009B7A8E"/>
    <w:rsid w:val="009C4AC9"/>
    <w:rsid w:val="009D0EA8"/>
    <w:rsid w:val="009F40A6"/>
    <w:rsid w:val="009F67B8"/>
    <w:rsid w:val="009F681B"/>
    <w:rsid w:val="00A0063F"/>
    <w:rsid w:val="00A20BDF"/>
    <w:rsid w:val="00A231B8"/>
    <w:rsid w:val="00A25E91"/>
    <w:rsid w:val="00A4337F"/>
    <w:rsid w:val="00A47C0F"/>
    <w:rsid w:val="00A52404"/>
    <w:rsid w:val="00A61A01"/>
    <w:rsid w:val="00A96E73"/>
    <w:rsid w:val="00AA0CD0"/>
    <w:rsid w:val="00AA2DB5"/>
    <w:rsid w:val="00AA3659"/>
    <w:rsid w:val="00AB383E"/>
    <w:rsid w:val="00AC3CDA"/>
    <w:rsid w:val="00AE6DCC"/>
    <w:rsid w:val="00AF3940"/>
    <w:rsid w:val="00B13781"/>
    <w:rsid w:val="00B155D2"/>
    <w:rsid w:val="00B2720A"/>
    <w:rsid w:val="00B37AD6"/>
    <w:rsid w:val="00B47F13"/>
    <w:rsid w:val="00B61EAA"/>
    <w:rsid w:val="00B73C8E"/>
    <w:rsid w:val="00B97977"/>
    <w:rsid w:val="00BB052D"/>
    <w:rsid w:val="00BC4E01"/>
    <w:rsid w:val="00BC6E21"/>
    <w:rsid w:val="00BC73C6"/>
    <w:rsid w:val="00BE132B"/>
    <w:rsid w:val="00BF4504"/>
    <w:rsid w:val="00C02426"/>
    <w:rsid w:val="00C02B32"/>
    <w:rsid w:val="00C054B9"/>
    <w:rsid w:val="00C217BD"/>
    <w:rsid w:val="00C4400C"/>
    <w:rsid w:val="00C4712C"/>
    <w:rsid w:val="00C661CA"/>
    <w:rsid w:val="00C75704"/>
    <w:rsid w:val="00C85B9B"/>
    <w:rsid w:val="00C94D18"/>
    <w:rsid w:val="00CA5262"/>
    <w:rsid w:val="00CD1EE4"/>
    <w:rsid w:val="00CD4725"/>
    <w:rsid w:val="00CE3137"/>
    <w:rsid w:val="00CE5AA1"/>
    <w:rsid w:val="00D250BC"/>
    <w:rsid w:val="00D26C11"/>
    <w:rsid w:val="00D4081E"/>
    <w:rsid w:val="00D62150"/>
    <w:rsid w:val="00D65C2B"/>
    <w:rsid w:val="00D66DE4"/>
    <w:rsid w:val="00D9131A"/>
    <w:rsid w:val="00D92890"/>
    <w:rsid w:val="00DA53C8"/>
    <w:rsid w:val="00DB380C"/>
    <w:rsid w:val="00DC55B3"/>
    <w:rsid w:val="00DD34E1"/>
    <w:rsid w:val="00DD5ACA"/>
    <w:rsid w:val="00E02C50"/>
    <w:rsid w:val="00E173F4"/>
    <w:rsid w:val="00E1792D"/>
    <w:rsid w:val="00E1794D"/>
    <w:rsid w:val="00E340E3"/>
    <w:rsid w:val="00E37E9C"/>
    <w:rsid w:val="00E578D4"/>
    <w:rsid w:val="00E94B19"/>
    <w:rsid w:val="00EA702B"/>
    <w:rsid w:val="00EB6715"/>
    <w:rsid w:val="00F223A0"/>
    <w:rsid w:val="00F2531F"/>
    <w:rsid w:val="00F25A1A"/>
    <w:rsid w:val="00F266CC"/>
    <w:rsid w:val="00F325FD"/>
    <w:rsid w:val="00F4042C"/>
    <w:rsid w:val="00F76505"/>
    <w:rsid w:val="00F820E6"/>
    <w:rsid w:val="00F82946"/>
    <w:rsid w:val="00F829E9"/>
    <w:rsid w:val="00F83401"/>
    <w:rsid w:val="00FA367A"/>
    <w:rsid w:val="00FA5228"/>
    <w:rsid w:val="00FE56D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F5DA8"/>
  <w15:docId w15:val="{9D036EA4-C1EE-4F07-829A-0B7285085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415C3B"/>
    <w:rPr>
      <w:sz w:val="16"/>
      <w:szCs w:val="16"/>
    </w:rPr>
  </w:style>
  <w:style w:type="paragraph" w:styleId="CommentText">
    <w:name w:val="annotation text"/>
    <w:basedOn w:val="Normal"/>
    <w:link w:val="CommentTextChar"/>
    <w:semiHidden/>
    <w:unhideWhenUsed/>
    <w:rsid w:val="00415C3B"/>
    <w:rPr>
      <w:sz w:val="20"/>
      <w:szCs w:val="20"/>
    </w:rPr>
  </w:style>
  <w:style w:type="character" w:customStyle="1" w:styleId="CommentTextChar">
    <w:name w:val="Comment Text Char"/>
    <w:basedOn w:val="DefaultParagraphFont"/>
    <w:link w:val="CommentText"/>
    <w:semiHidden/>
    <w:rsid w:val="00415C3B"/>
    <w:rPr>
      <w:sz w:val="20"/>
      <w:szCs w:val="20"/>
    </w:rPr>
  </w:style>
  <w:style w:type="paragraph" w:styleId="CommentSubject">
    <w:name w:val="annotation subject"/>
    <w:basedOn w:val="CommentText"/>
    <w:next w:val="CommentText"/>
    <w:link w:val="CommentSubjectChar"/>
    <w:semiHidden/>
    <w:unhideWhenUsed/>
    <w:rsid w:val="00415C3B"/>
    <w:rPr>
      <w:b/>
      <w:bCs/>
    </w:rPr>
  </w:style>
  <w:style w:type="character" w:customStyle="1" w:styleId="CommentSubjectChar">
    <w:name w:val="Comment Subject Char"/>
    <w:basedOn w:val="CommentTextChar"/>
    <w:link w:val="CommentSubject"/>
    <w:semiHidden/>
    <w:rsid w:val="00415C3B"/>
    <w:rPr>
      <w:b/>
      <w:bCs/>
      <w:sz w:val="20"/>
      <w:szCs w:val="20"/>
    </w:rPr>
  </w:style>
  <w:style w:type="character" w:customStyle="1" w:styleId="BodyTextChar">
    <w:name w:val="Body Text Char"/>
    <w:basedOn w:val="DefaultParagraphFont"/>
    <w:link w:val="BodyText"/>
    <w:rsid w:val="00D65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Complex/WeddellSea" TargetMode="External"/><Relationship Id="rId18" Type="http://schemas.openxmlformats.org/officeDocument/2006/relationships/hyperlink" Target="https://doi.org/10.1007/s12080-007-0007-8" TargetMode="External"/><Relationship Id="rId26" Type="http://schemas.openxmlformats.org/officeDocument/2006/relationships/hyperlink" Target="https://doi.org/10.1038/ncomms12031" TargetMode="External"/><Relationship Id="rId39" Type="http://schemas.openxmlformats.org/officeDocument/2006/relationships/hyperlink" Target="https://doi.org/10.1126/science.1068326" TargetMode="External"/><Relationship Id="rId21" Type="http://schemas.openxmlformats.org/officeDocument/2006/relationships/hyperlink" Target="https://doi.org/10.25829/IDIV.283-3-756" TargetMode="External"/><Relationship Id="rId34" Type="http://schemas.openxmlformats.org/officeDocument/2006/relationships/hyperlink" Target="https://doi.org/10.1038/238413a0" TargetMode="External"/><Relationship Id="rId42" Type="http://schemas.openxmlformats.org/officeDocument/2006/relationships/hyperlink" Target="https://doi.org/10.1038/nature11131" TargetMode="External"/><Relationship Id="rId47" Type="http://schemas.openxmlformats.org/officeDocument/2006/relationships/hyperlink" Target="https://doi.org/10.3354/meps242001" TargetMode="External"/><Relationship Id="rId50"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dx.doi.org/10.1016/B978-0-12-386475-8.00005-8" TargetMode="External"/><Relationship Id="rId11" Type="http://schemas.openxmlformats.org/officeDocument/2006/relationships/image" Target="media/image1.jpg"/><Relationship Id="rId24" Type="http://schemas.openxmlformats.org/officeDocument/2006/relationships/hyperlink" Target="https://doi.org/10.1073/pnas.192407699" TargetMode="External"/><Relationship Id="rId32" Type="http://schemas.openxmlformats.org/officeDocument/2006/relationships/hyperlink" Target="https://doi.org/10.1016/j.ecss.2017.10.015" TargetMode="External"/><Relationship Id="rId37" Type="http://schemas.openxmlformats.org/officeDocument/2006/relationships/hyperlink" Target="https://doi.org/10.1890/08-0657.1" TargetMode="External"/><Relationship Id="rId40" Type="http://schemas.openxmlformats.org/officeDocument/2006/relationships/hyperlink" Target="https://doi.org/10.1007/s12080-015-0282-8" TargetMode="External"/><Relationship Id="rId45" Type="http://schemas.openxmlformats.org/officeDocument/2006/relationships/hyperlink" Target="https://doi.org/10.5281/zenodo.3370396"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46/j.1461-0248.2002.00354.x" TargetMode="External"/><Relationship Id="rId28" Type="http://schemas.openxmlformats.org/officeDocument/2006/relationships/hyperlink" Target="https://doi.org/10.1111/2041-210X.12005" TargetMode="External"/><Relationship Id="rId36" Type="http://schemas.openxmlformats.org/officeDocument/2006/relationships/hyperlink" Target="https://doi.org/10.3389/fevo.2021.624763" TargetMode="External"/><Relationship Id="rId49" Type="http://schemas.openxmlformats.org/officeDocument/2006/relationships/hyperlink" Target="https://doi.org/10.1038/35004572" TargetMode="External"/><Relationship Id="rId10" Type="http://schemas.microsoft.com/office/2018/08/relationships/commentsExtensible" Target="commentsExtensible.xml"/><Relationship Id="rId19" Type="http://schemas.openxmlformats.org/officeDocument/2006/relationships/hyperlink" Target="https://doi.org/10.1073/pnas.0501562102" TargetMode="External"/><Relationship Id="rId31" Type="http://schemas.openxmlformats.org/officeDocument/2006/relationships/hyperlink" Target="https://doi.org/10.1098/rspb.2015.1546" TargetMode="External"/><Relationship Id="rId44" Type="http://schemas.openxmlformats.org/officeDocument/2006/relationships/hyperlink" Target="https://doi.org/10.1016/j.marenvres.2022.105561" TargetMode="External"/><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yperlink" Target="https://doi.org/10.1016/j.fooweb.2018.e00093" TargetMode="External"/><Relationship Id="rId27" Type="http://schemas.openxmlformats.org/officeDocument/2006/relationships/hyperlink" Target="https://doi.org/10.5194/bg-2022-110" TargetMode="External"/><Relationship Id="rId30" Type="http://schemas.openxmlformats.org/officeDocument/2006/relationships/hyperlink" Target="https://doi.org/10.1111/1365-2656.13447" TargetMode="External"/><Relationship Id="rId35" Type="http://schemas.openxmlformats.org/officeDocument/2006/relationships/hyperlink" Target="https://doi.org/10.1038/27427" TargetMode="External"/><Relationship Id="rId43" Type="http://schemas.openxmlformats.org/officeDocument/2006/relationships/hyperlink" Target="https://doi.org/10.3354/meps13524" TargetMode="External"/><Relationship Id="rId48" Type="http://schemas.openxmlformats.org/officeDocument/2006/relationships/hyperlink" Target="https://doi.org/10.1016/j.marpol.2020.104370" TargetMode="External"/><Relationship Id="rId8" Type="http://schemas.microsoft.com/office/2011/relationships/commentsExtended" Target="commentsExtended.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doi.org/10.1038/ncomms8842" TargetMode="External"/><Relationship Id="rId25" Type="http://schemas.openxmlformats.org/officeDocument/2006/relationships/hyperlink" Target="https://doi.org/10.1111/j.0021-8790.2004.00818.x" TargetMode="External"/><Relationship Id="rId33" Type="http://schemas.openxmlformats.org/officeDocument/2006/relationships/hyperlink" Target="https://doi.org/10.2307/2937047" TargetMode="External"/><Relationship Id="rId38" Type="http://schemas.openxmlformats.org/officeDocument/2006/relationships/hyperlink" Target="https://doi.org/10.1098/rspb.2016.1646" TargetMode="External"/><Relationship Id="rId46" Type="http://schemas.openxmlformats.org/officeDocument/2006/relationships/hyperlink" Target="https://doi.org/10.1080/01621459.1987.10478517" TargetMode="External"/><Relationship Id="rId20" Type="http://schemas.openxmlformats.org/officeDocument/2006/relationships/hyperlink" Target="https://doi.org/10.1016/j.fooweb.2014.11.002" TargetMode="External"/><Relationship Id="rId41" Type="http://schemas.openxmlformats.org/officeDocument/2006/relationships/hyperlink" Target="https://doi.org/10.1890/10-1354.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5113</Words>
  <Characters>41424</Characters>
  <Application>Microsoft Office Word</Application>
  <DocSecurity>0</DocSecurity>
  <Lines>345</Lines>
  <Paragraphs>92</Paragraphs>
  <ScaleCrop>false</ScaleCrop>
  <HeadingPairs>
    <vt:vector size="2" baseType="variant">
      <vt:variant>
        <vt:lpstr>Title</vt:lpstr>
      </vt:variant>
      <vt:variant>
        <vt:i4>1</vt:i4>
      </vt:variant>
    </vt:vector>
  </HeadingPairs>
  <TitlesOfParts>
    <vt:vector size="1" baseType="lpstr">
      <vt:lpstr>New insights into the Weddell Sea ecosystem applying a network approach</vt:lpstr>
    </vt:vector>
  </TitlesOfParts>
  <Company>University of Helsinki</Company>
  <LinksUpToDate>false</LinksUpToDate>
  <CharactersWithSpaces>46445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insights into the Weddell Sea ecosystem applying a network approach</dc:title>
  <dc:creator>Tomás I. Marina, Leonardo A. Saravia and Susanne Kortsch</dc:creator>
  <cp:keywords/>
  <cp:lastModifiedBy>Kortsch, Susanne</cp:lastModifiedBy>
  <cp:revision>9</cp:revision>
  <dcterms:created xsi:type="dcterms:W3CDTF">2022-11-21T13:43:00Z</dcterms:created>
  <dcterms:modified xsi:type="dcterms:W3CDTF">2022-11-21T13:56:00Z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../WeddellSea.bib</vt:lpwstr>
  </property>
  <property fmtid="{D5CDD505-2E9C-101B-9397-08002B2CF9AE}" pid="3" name="output">
    <vt:lpwstr>word_document</vt:lpwstr>
  </property>
</Properties>
</file>